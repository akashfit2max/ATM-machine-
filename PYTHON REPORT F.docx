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ldx" ContentType="application/vnd.openxmlformats-officedocument.presentationml.slide"/>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176014" w14:textId="77777777" w:rsidR="00675C76" w:rsidRDefault="00534679" w:rsidP="006B492F">
      <w:pPr>
        <w:spacing w:after="240" w:line="480" w:lineRule="auto"/>
        <w:jc w:val="center"/>
        <w:rPr>
          <w:rFonts w:ascii="Times New Roman" w:hAnsi="Times New Roman" w:cs="Times New Roman"/>
          <w:b/>
          <w:bCs/>
          <w:sz w:val="28"/>
          <w:szCs w:val="28"/>
        </w:rPr>
      </w:pPr>
      <w:r w:rsidRPr="00534679">
        <w:rPr>
          <w:rFonts w:ascii="Times New Roman" w:hAnsi="Times New Roman" w:cs="Times New Roman"/>
          <w:b/>
          <w:bCs/>
          <w:sz w:val="28"/>
          <w:szCs w:val="28"/>
        </w:rPr>
        <w:t>ABSTRACT</w:t>
      </w:r>
    </w:p>
    <w:p w14:paraId="2BCDCDC9" w14:textId="77777777" w:rsidR="00675743" w:rsidRPr="00675C76" w:rsidRDefault="00534679" w:rsidP="006B492F">
      <w:pPr>
        <w:spacing w:after="240" w:line="480" w:lineRule="auto"/>
        <w:jc w:val="both"/>
        <w:rPr>
          <w:rFonts w:ascii="Times New Roman" w:hAnsi="Times New Roman" w:cs="Times New Roman"/>
          <w:b/>
          <w:bCs/>
          <w:sz w:val="28"/>
          <w:szCs w:val="28"/>
        </w:rPr>
      </w:pPr>
      <w:r>
        <w:rPr>
          <w:rFonts w:ascii="Times New Roman" w:hAnsi="Times New Roman" w:cs="Times New Roman"/>
          <w:sz w:val="26"/>
          <w:szCs w:val="26"/>
        </w:rPr>
        <w:t>This report elaborates on a simple python project as titled “Offline ATM Simulator”.</w:t>
      </w:r>
      <w:r w:rsidR="007356DA">
        <w:rPr>
          <w:rFonts w:ascii="Times New Roman" w:hAnsi="Times New Roman" w:cs="Times New Roman"/>
          <w:sz w:val="26"/>
          <w:szCs w:val="26"/>
        </w:rPr>
        <w:t xml:space="preserve"> By the means of the simulator, the user will be able to experience the features of a standard ATM machine (and more)</w:t>
      </w:r>
      <w:r w:rsidR="00472AAF">
        <w:rPr>
          <w:rFonts w:ascii="Times New Roman" w:hAnsi="Times New Roman" w:cs="Times New Roman"/>
          <w:sz w:val="26"/>
          <w:szCs w:val="26"/>
        </w:rPr>
        <w:t xml:space="preserve"> virtually in a computer </w:t>
      </w:r>
      <w:r w:rsidR="00BB59B7">
        <w:rPr>
          <w:rFonts w:ascii="Times New Roman" w:hAnsi="Times New Roman" w:cs="Times New Roman"/>
          <w:sz w:val="26"/>
          <w:szCs w:val="26"/>
        </w:rPr>
        <w:t>system.</w:t>
      </w:r>
      <w:r w:rsidR="00BB59B7" w:rsidRPr="00E0305A">
        <w:rPr>
          <w:rFonts w:ascii="Times New Roman" w:hAnsi="Times New Roman" w:cs="Times New Roman"/>
          <w:sz w:val="26"/>
          <w:szCs w:val="26"/>
        </w:rPr>
        <w:t xml:space="preserve"> The</w:t>
      </w:r>
      <w:r w:rsidR="00E0305A" w:rsidRPr="00E0305A">
        <w:rPr>
          <w:rFonts w:ascii="Times New Roman" w:hAnsi="Times New Roman" w:cs="Times New Roman"/>
          <w:sz w:val="26"/>
          <w:szCs w:val="26"/>
        </w:rPr>
        <w:t xml:space="preserve"> project in its entirety is coded in Python 3.7.3</w:t>
      </w:r>
      <w:r w:rsidR="00472AAF">
        <w:rPr>
          <w:rFonts w:ascii="Times New Roman" w:hAnsi="Times New Roman" w:cs="Times New Roman"/>
          <w:sz w:val="26"/>
          <w:szCs w:val="26"/>
        </w:rPr>
        <w:t xml:space="preserve">, with no need of downloading external libraries. All the functions shall be invoked through the baseline Python library. </w:t>
      </w:r>
      <w:r>
        <w:rPr>
          <w:rFonts w:ascii="Times New Roman" w:hAnsi="Times New Roman" w:cs="Times New Roman"/>
          <w:sz w:val="26"/>
          <w:szCs w:val="26"/>
        </w:rPr>
        <w:t xml:space="preserve">The </w:t>
      </w:r>
      <w:r w:rsidR="00E0305A">
        <w:rPr>
          <w:rFonts w:ascii="Times New Roman" w:hAnsi="Times New Roman" w:cs="Times New Roman"/>
          <w:sz w:val="26"/>
          <w:szCs w:val="26"/>
        </w:rPr>
        <w:t>resultant system</w:t>
      </w:r>
      <w:r>
        <w:rPr>
          <w:rFonts w:ascii="Times New Roman" w:hAnsi="Times New Roman" w:cs="Times New Roman"/>
          <w:sz w:val="26"/>
          <w:szCs w:val="26"/>
        </w:rPr>
        <w:t xml:space="preserve"> incorporates various python modules like OS, Time</w:t>
      </w:r>
      <w:r w:rsidR="007356DA">
        <w:rPr>
          <w:rFonts w:ascii="Times New Roman" w:hAnsi="Times New Roman" w:cs="Times New Roman"/>
          <w:sz w:val="26"/>
          <w:szCs w:val="26"/>
        </w:rPr>
        <w:t xml:space="preserve">, their associated functions as well as a couple of user defined functions. </w:t>
      </w:r>
      <w:r w:rsidR="00E0305A">
        <w:rPr>
          <w:rFonts w:ascii="Times New Roman" w:hAnsi="Times New Roman" w:cs="Times New Roman"/>
          <w:sz w:val="26"/>
          <w:szCs w:val="26"/>
        </w:rPr>
        <w:t>Some</w:t>
      </w:r>
      <w:r w:rsidR="007356DA">
        <w:rPr>
          <w:rFonts w:ascii="Times New Roman" w:hAnsi="Times New Roman" w:cs="Times New Roman"/>
          <w:sz w:val="26"/>
          <w:szCs w:val="26"/>
        </w:rPr>
        <w:t xml:space="preserve"> features of the simulator include the ability to login</w:t>
      </w:r>
      <w:r w:rsidR="00E0305A">
        <w:rPr>
          <w:rFonts w:ascii="Times New Roman" w:hAnsi="Times New Roman" w:cs="Times New Roman"/>
          <w:sz w:val="26"/>
          <w:szCs w:val="26"/>
        </w:rPr>
        <w:t xml:space="preserve">, create an account, deposit, withdraw, change password etc. </w:t>
      </w:r>
      <w:r w:rsidR="00CE74FB">
        <w:rPr>
          <w:rFonts w:ascii="Times New Roman" w:hAnsi="Times New Roman" w:cs="Times New Roman"/>
          <w:sz w:val="26"/>
          <w:szCs w:val="26"/>
        </w:rPr>
        <w:t>The system will be initiated with a simple user interface with a list of options awaiting user selection.</w:t>
      </w:r>
      <w:r w:rsidR="00B975B0">
        <w:rPr>
          <w:rFonts w:ascii="Times New Roman" w:hAnsi="Times New Roman" w:cs="Times New Roman"/>
          <w:sz w:val="26"/>
          <w:szCs w:val="26"/>
        </w:rPr>
        <w:t xml:space="preserve"> The simulator has a total of </w:t>
      </w:r>
      <w:r w:rsidR="00107F42">
        <w:rPr>
          <w:rFonts w:ascii="Times New Roman" w:hAnsi="Times New Roman" w:cs="Times New Roman"/>
          <w:sz w:val="26"/>
          <w:szCs w:val="26"/>
        </w:rPr>
        <w:t>10</w:t>
      </w:r>
      <w:r w:rsidR="00B975B0">
        <w:rPr>
          <w:rFonts w:ascii="Times New Roman" w:hAnsi="Times New Roman" w:cs="Times New Roman"/>
          <w:sz w:val="26"/>
          <w:szCs w:val="26"/>
        </w:rPr>
        <w:t xml:space="preserve"> modules from which 2 menus offer distinct features of its </w:t>
      </w:r>
      <w:r w:rsidR="00BB59B7">
        <w:rPr>
          <w:rFonts w:ascii="Times New Roman" w:hAnsi="Times New Roman" w:cs="Times New Roman"/>
          <w:sz w:val="26"/>
          <w:szCs w:val="26"/>
        </w:rPr>
        <w:t>own. File</w:t>
      </w:r>
      <w:r w:rsidR="00B975B0">
        <w:rPr>
          <w:rFonts w:ascii="Times New Roman" w:hAnsi="Times New Roman" w:cs="Times New Roman"/>
          <w:sz w:val="26"/>
          <w:szCs w:val="26"/>
        </w:rPr>
        <w:t xml:space="preserve"> </w:t>
      </w:r>
      <w:r w:rsidR="00CE74FB">
        <w:rPr>
          <w:rFonts w:ascii="Times New Roman" w:hAnsi="Times New Roman" w:cs="Times New Roman"/>
          <w:sz w:val="26"/>
          <w:szCs w:val="26"/>
        </w:rPr>
        <w:t>handling mechanics</w:t>
      </w:r>
      <w:r w:rsidR="00B975B0">
        <w:rPr>
          <w:rFonts w:ascii="Times New Roman" w:hAnsi="Times New Roman" w:cs="Times New Roman"/>
          <w:sz w:val="26"/>
          <w:szCs w:val="26"/>
        </w:rPr>
        <w:t xml:space="preserve"> are integrated</w:t>
      </w:r>
      <w:r w:rsidR="00CE74FB">
        <w:rPr>
          <w:rFonts w:ascii="Times New Roman" w:hAnsi="Times New Roman" w:cs="Times New Roman"/>
          <w:sz w:val="26"/>
          <w:szCs w:val="26"/>
        </w:rPr>
        <w:t xml:space="preserve"> to store </w:t>
      </w:r>
      <w:r w:rsidR="00472AAF">
        <w:rPr>
          <w:rFonts w:ascii="Times New Roman" w:hAnsi="Times New Roman" w:cs="Times New Roman"/>
          <w:sz w:val="26"/>
          <w:szCs w:val="26"/>
        </w:rPr>
        <w:t xml:space="preserve">and retrieve user details. </w:t>
      </w:r>
      <w:r w:rsidR="00CE74FB">
        <w:rPr>
          <w:rFonts w:ascii="Times New Roman" w:hAnsi="Times New Roman" w:cs="Times New Roman"/>
          <w:sz w:val="26"/>
          <w:szCs w:val="26"/>
        </w:rPr>
        <w:t>The details include the user’s name, password. It also contains additional information like</w:t>
      </w:r>
      <w:r w:rsidR="00CE74FB" w:rsidRPr="00CE74FB">
        <w:rPr>
          <w:rFonts w:ascii="Times New Roman" w:hAnsi="Times New Roman" w:cs="Times New Roman"/>
          <w:sz w:val="26"/>
          <w:szCs w:val="26"/>
        </w:rPr>
        <w:t xml:space="preserve"> process history</w:t>
      </w:r>
      <w:r w:rsidR="00CE74FB">
        <w:rPr>
          <w:rFonts w:ascii="Times New Roman" w:hAnsi="Times New Roman" w:cs="Times New Roman"/>
          <w:sz w:val="26"/>
          <w:szCs w:val="26"/>
        </w:rPr>
        <w:t>, deposit</w:t>
      </w:r>
      <w:r w:rsidR="00CE74FB" w:rsidRPr="00CE74FB">
        <w:rPr>
          <w:rFonts w:ascii="Times New Roman" w:hAnsi="Times New Roman" w:cs="Times New Roman"/>
          <w:sz w:val="26"/>
          <w:szCs w:val="26"/>
        </w:rPr>
        <w:t xml:space="preserve"> process details</w:t>
      </w:r>
      <w:r w:rsidR="00CE74FB">
        <w:rPr>
          <w:rFonts w:ascii="Times New Roman" w:hAnsi="Times New Roman" w:cs="Times New Roman"/>
          <w:sz w:val="26"/>
          <w:szCs w:val="26"/>
        </w:rPr>
        <w:t xml:space="preserve">, </w:t>
      </w:r>
      <w:r w:rsidR="00CE74FB" w:rsidRPr="00CE74FB">
        <w:rPr>
          <w:rFonts w:ascii="Times New Roman" w:hAnsi="Times New Roman" w:cs="Times New Roman"/>
          <w:sz w:val="26"/>
          <w:szCs w:val="26"/>
        </w:rPr>
        <w:t>withdraw process details</w:t>
      </w:r>
      <w:r w:rsidR="00AA1ACF">
        <w:rPr>
          <w:rFonts w:ascii="Times New Roman" w:hAnsi="Times New Roman" w:cs="Times New Roman"/>
          <w:sz w:val="26"/>
          <w:szCs w:val="26"/>
        </w:rPr>
        <w:t>. All the aforementioned information can be displayed in conjunction by selecting a single option. Furthermore, the user can delete all process from the file and start from the scratch.</w:t>
      </w:r>
      <w:r w:rsidR="00472AAF">
        <w:rPr>
          <w:rFonts w:ascii="Times New Roman" w:hAnsi="Times New Roman" w:cs="Times New Roman"/>
          <w:sz w:val="26"/>
          <w:szCs w:val="26"/>
        </w:rPr>
        <w:t xml:space="preserve"> For each and every user, particular files are created such that it contains information specific to the individual</w:t>
      </w:r>
      <w:r w:rsidR="00675743">
        <w:rPr>
          <w:rFonts w:ascii="Times New Roman" w:hAnsi="Times New Roman" w:cs="Times New Roman"/>
          <w:sz w:val="26"/>
          <w:szCs w:val="26"/>
        </w:rPr>
        <w:t>. The system is properly organized and equipped with a lot of features that one could exploit for personal use, or other kinds of experimentation.</w:t>
      </w:r>
    </w:p>
    <w:p w14:paraId="115C6ECA" w14:textId="77777777" w:rsidR="00675743" w:rsidRDefault="00675743" w:rsidP="00F4665C">
      <w:pPr>
        <w:spacing w:after="240" w:line="360" w:lineRule="auto"/>
        <w:jc w:val="center"/>
        <w:rPr>
          <w:rFonts w:ascii="Times New Roman" w:hAnsi="Times New Roman" w:cs="Times New Roman"/>
          <w:b/>
          <w:bCs/>
          <w:sz w:val="28"/>
          <w:szCs w:val="28"/>
        </w:rPr>
      </w:pPr>
      <w:r w:rsidRPr="00675743">
        <w:rPr>
          <w:rFonts w:ascii="Times New Roman" w:hAnsi="Times New Roman" w:cs="Times New Roman"/>
          <w:b/>
          <w:bCs/>
          <w:sz w:val="28"/>
          <w:szCs w:val="28"/>
        </w:rPr>
        <w:lastRenderedPageBreak/>
        <w:t>INTRODUCTION</w:t>
      </w:r>
    </w:p>
    <w:p w14:paraId="2212FBE6" w14:textId="77777777" w:rsidR="002A2D8F" w:rsidRPr="00F4665C" w:rsidRDefault="002A2D8F" w:rsidP="008E5E0F">
      <w:pPr>
        <w:spacing w:after="240" w:line="360" w:lineRule="auto"/>
        <w:ind w:firstLine="720"/>
        <w:jc w:val="both"/>
        <w:rPr>
          <w:rFonts w:ascii="Times New Roman" w:hAnsi="Times New Roman" w:cs="Times New Roman"/>
          <w:sz w:val="26"/>
          <w:szCs w:val="26"/>
        </w:rPr>
      </w:pPr>
      <w:r w:rsidRPr="00F4665C">
        <w:rPr>
          <w:rFonts w:ascii="Times New Roman" w:hAnsi="Times New Roman" w:cs="Times New Roman"/>
          <w:sz w:val="26"/>
          <w:szCs w:val="26"/>
        </w:rPr>
        <w:t xml:space="preserve">The ATM Simulator is a virtual environment that attempts to replicate a realistic ATM machine and further improvises on it as a solid package. It provides a simple user-interface offering a variety of features that can be found in an actual ATM machine. In fact, the simulator expands on the features of an ATM machine by including the ability for a new user to register themselves as a bank user. The other (common) features include the ability to login, create an account, deposit, withdraw, change password etc. Each customer has a customer number and a Personal Identification Number (PIN). Both must be typed into the simulation to gain access to the accounts. Once they have gained access, the customer can select an account (checking or savings). The balance of the selected account is displayed (initially zero). Then the customer can deposit and withdraw money and the balance will be updated accordingly. The application terminates when the user selects exit rather than an account. Since this is a simulation, the ATM does not actually communicate with the bank. It simply loads a list of customer numbers and PINs from a data file. This data file is maintained externally to this application. This application interacts with the user through the means of a generic Python interface and is </w:t>
      </w:r>
      <w:r w:rsidR="00675C76" w:rsidRPr="00F4665C">
        <w:rPr>
          <w:rFonts w:ascii="Times New Roman" w:hAnsi="Times New Roman" w:cs="Times New Roman"/>
          <w:sz w:val="26"/>
          <w:szCs w:val="26"/>
        </w:rPr>
        <w:t xml:space="preserve">dedicated to </w:t>
      </w:r>
      <w:proofErr w:type="gramStart"/>
      <w:r w:rsidR="00675C76" w:rsidRPr="00F4665C">
        <w:rPr>
          <w:rFonts w:ascii="Times New Roman" w:hAnsi="Times New Roman" w:cs="Times New Roman"/>
          <w:sz w:val="26"/>
          <w:szCs w:val="26"/>
        </w:rPr>
        <w:t>provide</w:t>
      </w:r>
      <w:proofErr w:type="gramEnd"/>
      <w:r w:rsidR="00675C76" w:rsidRPr="00F4665C">
        <w:rPr>
          <w:rFonts w:ascii="Times New Roman" w:hAnsi="Times New Roman" w:cs="Times New Roman"/>
          <w:sz w:val="26"/>
          <w:szCs w:val="26"/>
        </w:rPr>
        <w:t xml:space="preserve"> a mirror like experience. </w:t>
      </w:r>
    </w:p>
    <w:p w14:paraId="4D566917" w14:textId="77777777" w:rsidR="00675C76" w:rsidRPr="00F4665C" w:rsidRDefault="00675C76" w:rsidP="008E5E0F">
      <w:pPr>
        <w:spacing w:after="240" w:line="360" w:lineRule="auto"/>
        <w:ind w:firstLine="720"/>
        <w:jc w:val="both"/>
        <w:rPr>
          <w:rFonts w:ascii="Times New Roman" w:hAnsi="Times New Roman" w:cs="Times New Roman"/>
          <w:sz w:val="24"/>
          <w:szCs w:val="24"/>
        </w:rPr>
      </w:pPr>
    </w:p>
    <w:p w14:paraId="070A7C96" w14:textId="77777777" w:rsidR="00675C76" w:rsidRDefault="00675C76" w:rsidP="006B492F">
      <w:pPr>
        <w:spacing w:line="360" w:lineRule="auto"/>
        <w:ind w:firstLine="720"/>
        <w:jc w:val="both"/>
        <w:rPr>
          <w:rFonts w:ascii="Times New Roman" w:hAnsi="Times New Roman" w:cs="Times New Roman"/>
          <w:sz w:val="26"/>
          <w:szCs w:val="26"/>
        </w:rPr>
      </w:pPr>
    </w:p>
    <w:p w14:paraId="385A492E" w14:textId="77777777" w:rsidR="00675C76" w:rsidRDefault="00675C76" w:rsidP="006B492F">
      <w:pPr>
        <w:spacing w:line="360" w:lineRule="auto"/>
        <w:ind w:firstLine="720"/>
        <w:jc w:val="both"/>
        <w:rPr>
          <w:rFonts w:ascii="Times New Roman" w:hAnsi="Times New Roman" w:cs="Times New Roman"/>
          <w:sz w:val="26"/>
          <w:szCs w:val="26"/>
        </w:rPr>
      </w:pPr>
    </w:p>
    <w:p w14:paraId="7AB63682" w14:textId="77777777" w:rsidR="00675C76" w:rsidRDefault="00675C76" w:rsidP="006B492F">
      <w:pPr>
        <w:spacing w:line="360" w:lineRule="auto"/>
        <w:ind w:firstLine="720"/>
        <w:jc w:val="both"/>
        <w:rPr>
          <w:rFonts w:ascii="Times New Roman" w:hAnsi="Times New Roman" w:cs="Times New Roman"/>
          <w:sz w:val="26"/>
          <w:szCs w:val="26"/>
        </w:rPr>
      </w:pPr>
    </w:p>
    <w:p w14:paraId="3B562066" w14:textId="77777777" w:rsidR="00675C76" w:rsidRDefault="00675C76" w:rsidP="006B492F">
      <w:pPr>
        <w:spacing w:line="360" w:lineRule="auto"/>
        <w:ind w:firstLine="720"/>
        <w:jc w:val="both"/>
        <w:rPr>
          <w:rFonts w:ascii="Times New Roman" w:hAnsi="Times New Roman" w:cs="Times New Roman"/>
          <w:sz w:val="26"/>
          <w:szCs w:val="26"/>
        </w:rPr>
      </w:pPr>
    </w:p>
    <w:p w14:paraId="7225B69A" w14:textId="77777777" w:rsidR="00675C76" w:rsidRDefault="00675C76" w:rsidP="006B492F">
      <w:pPr>
        <w:spacing w:line="360" w:lineRule="auto"/>
        <w:ind w:firstLine="720"/>
        <w:jc w:val="both"/>
        <w:rPr>
          <w:rFonts w:ascii="Times New Roman" w:hAnsi="Times New Roman" w:cs="Times New Roman"/>
          <w:sz w:val="26"/>
          <w:szCs w:val="26"/>
        </w:rPr>
      </w:pPr>
    </w:p>
    <w:p w14:paraId="2BDB3213" w14:textId="77777777" w:rsidR="00675C76" w:rsidRDefault="00675C76" w:rsidP="006B492F">
      <w:pPr>
        <w:spacing w:line="360" w:lineRule="auto"/>
        <w:ind w:firstLine="720"/>
        <w:jc w:val="both"/>
        <w:rPr>
          <w:rFonts w:ascii="Times New Roman" w:hAnsi="Times New Roman" w:cs="Times New Roman"/>
          <w:sz w:val="26"/>
          <w:szCs w:val="26"/>
        </w:rPr>
      </w:pPr>
      <w:bookmarkStart w:id="0" w:name="_GoBack"/>
      <w:bookmarkEnd w:id="0"/>
    </w:p>
    <w:p w14:paraId="131CCDC2" w14:textId="77777777" w:rsidR="00F4665C" w:rsidRDefault="00F4665C" w:rsidP="006B492F">
      <w:pPr>
        <w:spacing w:line="360" w:lineRule="auto"/>
        <w:ind w:firstLine="720"/>
        <w:jc w:val="both"/>
        <w:rPr>
          <w:rFonts w:ascii="Times New Roman" w:hAnsi="Times New Roman" w:cs="Times New Roman"/>
          <w:sz w:val="26"/>
          <w:szCs w:val="26"/>
        </w:rPr>
      </w:pPr>
    </w:p>
    <w:p w14:paraId="530E508F" w14:textId="77777777" w:rsidR="00675C76" w:rsidRDefault="00675C76" w:rsidP="006B492F">
      <w:pPr>
        <w:spacing w:line="360" w:lineRule="auto"/>
        <w:jc w:val="both"/>
        <w:rPr>
          <w:rFonts w:ascii="Times New Roman" w:hAnsi="Times New Roman" w:cs="Times New Roman"/>
          <w:sz w:val="26"/>
          <w:szCs w:val="26"/>
        </w:rPr>
      </w:pPr>
      <w:r w:rsidRPr="00675C76">
        <w:rPr>
          <w:rFonts w:ascii="Times New Roman" w:hAnsi="Times New Roman" w:cs="Times New Roman"/>
          <w:b/>
          <w:bCs/>
          <w:sz w:val="26"/>
          <w:szCs w:val="26"/>
        </w:rPr>
        <w:t xml:space="preserve">AIM: </w:t>
      </w:r>
      <w:r w:rsidRPr="00675C76">
        <w:rPr>
          <w:rFonts w:ascii="Times New Roman" w:hAnsi="Times New Roman" w:cs="Times New Roman"/>
          <w:sz w:val="26"/>
          <w:szCs w:val="26"/>
        </w:rPr>
        <w:t>The purpose of this program is to simulate a simple Automatic Teller Machine (ATM)</w:t>
      </w:r>
    </w:p>
    <w:p w14:paraId="673569EB" w14:textId="77777777" w:rsidR="008E5E0F" w:rsidRDefault="00675C76" w:rsidP="006B492F">
      <w:pPr>
        <w:spacing w:line="360" w:lineRule="auto"/>
        <w:jc w:val="both"/>
        <w:rPr>
          <w:rFonts w:ascii="Times New Roman" w:hAnsi="Times New Roman" w:cs="Times New Roman"/>
          <w:b/>
          <w:bCs/>
          <w:sz w:val="26"/>
          <w:szCs w:val="26"/>
        </w:rPr>
      </w:pPr>
      <w:r w:rsidRPr="00675C76">
        <w:rPr>
          <w:rFonts w:ascii="Times New Roman" w:hAnsi="Times New Roman" w:cs="Times New Roman"/>
          <w:b/>
          <w:bCs/>
          <w:sz w:val="26"/>
          <w:szCs w:val="26"/>
        </w:rPr>
        <w:t>ALGORITHM</w:t>
      </w:r>
      <w:r>
        <w:rPr>
          <w:rFonts w:ascii="Times New Roman" w:hAnsi="Times New Roman" w:cs="Times New Roman"/>
          <w:b/>
          <w:bCs/>
          <w:sz w:val="26"/>
          <w:szCs w:val="26"/>
        </w:rPr>
        <w:t>:</w:t>
      </w:r>
      <w:r w:rsidR="008E5E0F">
        <w:rPr>
          <w:rFonts w:ascii="Times New Roman" w:hAnsi="Times New Roman" w:cs="Times New Roman"/>
          <w:b/>
          <w:bCs/>
          <w:sz w:val="26"/>
          <w:szCs w:val="26"/>
        </w:rPr>
        <w:t xml:space="preserve"> </w:t>
      </w:r>
    </w:p>
    <w:p w14:paraId="072D52C3" w14:textId="77777777" w:rsidR="00675C76" w:rsidRPr="002F52F3" w:rsidRDefault="008E5E0F" w:rsidP="006B492F">
      <w:pPr>
        <w:spacing w:line="360" w:lineRule="auto"/>
        <w:jc w:val="both"/>
        <w:rPr>
          <w:rFonts w:ascii="Times New Roman" w:hAnsi="Times New Roman" w:cs="Times New Roman"/>
          <w:bCs/>
          <w:sz w:val="26"/>
          <w:szCs w:val="26"/>
        </w:rPr>
      </w:pPr>
      <w:r>
        <w:rPr>
          <w:rFonts w:ascii="Times New Roman" w:hAnsi="Times New Roman" w:cs="Times New Roman"/>
          <w:b/>
          <w:bCs/>
          <w:sz w:val="26"/>
          <w:szCs w:val="26"/>
        </w:rPr>
        <w:tab/>
      </w:r>
      <w:r w:rsidRPr="002F52F3">
        <w:rPr>
          <w:rFonts w:ascii="Times New Roman" w:hAnsi="Times New Roman" w:cs="Times New Roman"/>
          <w:bCs/>
          <w:sz w:val="26"/>
          <w:szCs w:val="26"/>
        </w:rPr>
        <w:t>This is a generic ATM simulator and this system uses the concept of Files in Python. All of the modules implemented in this system use files to store all the data given by the user and the data manipulated by the system.</w:t>
      </w:r>
    </w:p>
    <w:p w14:paraId="70CCB603" w14:textId="77777777" w:rsidR="008E5E0F" w:rsidRDefault="002F52F3" w:rsidP="006B492F">
      <w:pPr>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t xml:space="preserve">FILE HANDLING IN PYTHON: </w:t>
      </w:r>
    </w:p>
    <w:p w14:paraId="786F939D" w14:textId="77777777" w:rsidR="00F01D6C" w:rsidRDefault="002F52F3" w:rsidP="002F52F3">
      <w:pPr>
        <w:spacing w:line="360" w:lineRule="auto"/>
        <w:jc w:val="both"/>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tab/>
      </w:r>
      <w:r w:rsidRPr="002F52F3">
        <w:rPr>
          <w:rFonts w:ascii="Times New Roman" w:hAnsi="Times New Roman" w:cs="Times New Roman"/>
          <w:sz w:val="26"/>
          <w:szCs w:val="26"/>
          <w:shd w:val="clear" w:color="auto" w:fill="FFFFFF"/>
        </w:rPr>
        <w:t xml:space="preserve">Python supports file handling and allows users to handle files i.e., to read and write files, along with many other file handling options, to operate on files. The concept of file handling has stretched over various other languages, but the implementation is either complicated or lengthy, but alike other concepts of Python, this concept here is also easy and short. Python treats file differently as text or binary and this is important. Each line of code includes a sequence of characters and they form text file. Each line of a file is terminated with a special character, called the EOL or End of Line characters like comma {,} or newline character. It ends the current line and tells the interpreter a new one has begun. </w:t>
      </w:r>
    </w:p>
    <w:p w14:paraId="6B7ED80E" w14:textId="77777777" w:rsidR="00F01D6C" w:rsidRDefault="00F01D6C" w:rsidP="002F52F3">
      <w:pPr>
        <w:spacing w:line="360" w:lineRule="auto"/>
        <w:jc w:val="both"/>
        <w:rPr>
          <w:rFonts w:ascii="Times New Roman" w:hAnsi="Times New Roman" w:cs="Times New Roman"/>
          <w:b/>
          <w:sz w:val="26"/>
          <w:szCs w:val="26"/>
          <w:shd w:val="clear" w:color="auto" w:fill="FFFFFF"/>
        </w:rPr>
      </w:pPr>
      <w:r>
        <w:rPr>
          <w:rFonts w:ascii="Times New Roman" w:hAnsi="Times New Roman" w:cs="Times New Roman"/>
          <w:b/>
          <w:sz w:val="26"/>
          <w:szCs w:val="26"/>
          <w:shd w:val="clear" w:color="auto" w:fill="FFFFFF"/>
        </w:rPr>
        <w:t>PSEUDO CODE FOR THE SYSTEM:</w:t>
      </w:r>
    </w:p>
    <w:p w14:paraId="7C33922F" w14:textId="77777777" w:rsidR="00F01D6C" w:rsidRPr="00904012" w:rsidRDefault="00F01D6C" w:rsidP="00A259FD">
      <w:pPr>
        <w:pStyle w:val="ListParagraph"/>
        <w:numPr>
          <w:ilvl w:val="0"/>
          <w:numId w:val="22"/>
        </w:numPr>
        <w:spacing w:line="360" w:lineRule="auto"/>
        <w:jc w:val="both"/>
        <w:rPr>
          <w:rFonts w:ascii="Times New Roman" w:hAnsi="Times New Roman" w:cs="Times New Roman"/>
          <w:sz w:val="26"/>
          <w:szCs w:val="26"/>
          <w:shd w:val="clear" w:color="auto" w:fill="FFFFFF"/>
        </w:rPr>
      </w:pPr>
      <w:proofErr w:type="spellStart"/>
      <w:r w:rsidRPr="00904012">
        <w:rPr>
          <w:rFonts w:ascii="Times New Roman" w:hAnsi="Times New Roman" w:cs="Times New Roman"/>
          <w:sz w:val="26"/>
          <w:szCs w:val="26"/>
          <w:shd w:val="clear" w:color="auto" w:fill="FFFFFF"/>
        </w:rPr>
        <w:t>File_object</w:t>
      </w:r>
      <w:proofErr w:type="spellEnd"/>
      <w:r w:rsidRPr="00904012">
        <w:rPr>
          <w:rFonts w:ascii="Times New Roman" w:hAnsi="Times New Roman" w:cs="Times New Roman"/>
          <w:sz w:val="26"/>
          <w:szCs w:val="26"/>
          <w:shd w:val="clear" w:color="auto" w:fill="FFFFFF"/>
        </w:rPr>
        <w:t xml:space="preserve"> = open(‘</w:t>
      </w:r>
      <w:proofErr w:type="spellStart"/>
      <w:r w:rsidRPr="00904012">
        <w:rPr>
          <w:rFonts w:ascii="Times New Roman" w:hAnsi="Times New Roman" w:cs="Times New Roman"/>
          <w:sz w:val="26"/>
          <w:szCs w:val="26"/>
          <w:shd w:val="clear" w:color="auto" w:fill="FFFFFF"/>
        </w:rPr>
        <w:t>filename.txt’,’w</w:t>
      </w:r>
      <w:proofErr w:type="spellEnd"/>
      <w:r w:rsidRPr="00904012">
        <w:rPr>
          <w:rFonts w:ascii="Times New Roman" w:hAnsi="Times New Roman" w:cs="Times New Roman"/>
          <w:sz w:val="26"/>
          <w:szCs w:val="26"/>
          <w:shd w:val="clear" w:color="auto" w:fill="FFFFFF"/>
        </w:rPr>
        <w:t>’);</w:t>
      </w:r>
    </w:p>
    <w:p w14:paraId="617C1413" w14:textId="77777777" w:rsidR="00F01D6C" w:rsidRPr="00904012" w:rsidRDefault="00F01D6C" w:rsidP="00A259FD">
      <w:pPr>
        <w:pStyle w:val="ListParagraph"/>
        <w:numPr>
          <w:ilvl w:val="0"/>
          <w:numId w:val="22"/>
        </w:numPr>
        <w:spacing w:line="360" w:lineRule="auto"/>
        <w:jc w:val="both"/>
        <w:rPr>
          <w:rFonts w:ascii="Times New Roman" w:hAnsi="Times New Roman" w:cs="Times New Roman"/>
          <w:sz w:val="26"/>
          <w:szCs w:val="26"/>
          <w:shd w:val="clear" w:color="auto" w:fill="FFFFFF"/>
        </w:rPr>
      </w:pPr>
      <w:proofErr w:type="spellStart"/>
      <w:r w:rsidRPr="00904012">
        <w:rPr>
          <w:rFonts w:ascii="Times New Roman" w:hAnsi="Times New Roman" w:cs="Times New Roman"/>
          <w:sz w:val="26"/>
          <w:szCs w:val="26"/>
          <w:shd w:val="clear" w:color="auto" w:fill="FFFFFF"/>
        </w:rPr>
        <w:t>File_object.close</w:t>
      </w:r>
      <w:proofErr w:type="spellEnd"/>
      <w:r w:rsidRPr="00904012">
        <w:rPr>
          <w:rFonts w:ascii="Times New Roman" w:hAnsi="Times New Roman" w:cs="Times New Roman"/>
          <w:sz w:val="26"/>
          <w:szCs w:val="26"/>
          <w:shd w:val="clear" w:color="auto" w:fill="FFFFFF"/>
        </w:rPr>
        <w:t>()</w:t>
      </w:r>
    </w:p>
    <w:p w14:paraId="701B189B" w14:textId="77777777" w:rsidR="00F01D6C" w:rsidRDefault="00F01D6C" w:rsidP="002F52F3">
      <w:pPr>
        <w:spacing w:line="360" w:lineRule="auto"/>
        <w:jc w:val="both"/>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t>The above two lines is used to read the data from the user and open the file to read and write the values. ‘w’ indicates the file is opened in the write format and ‘r’ indicates the files is opened in the read mode.</w:t>
      </w:r>
    </w:p>
    <w:p w14:paraId="5A8BEE3D" w14:textId="0F85125B" w:rsidR="00F01D6C" w:rsidRDefault="00F01D6C" w:rsidP="002F52F3">
      <w:pPr>
        <w:spacing w:line="360" w:lineRule="auto"/>
        <w:jc w:val="both"/>
        <w:rPr>
          <w:rFonts w:ascii="Times New Roman" w:hAnsi="Times New Roman" w:cs="Times New Roman"/>
          <w:sz w:val="26"/>
          <w:szCs w:val="26"/>
          <w:shd w:val="clear" w:color="auto" w:fill="FFFFFF"/>
        </w:rPr>
      </w:pPr>
    </w:p>
    <w:p w14:paraId="7F1DE8EC" w14:textId="77777777" w:rsidR="00141D2F" w:rsidRDefault="00141D2F" w:rsidP="002F52F3">
      <w:pPr>
        <w:spacing w:line="360" w:lineRule="auto"/>
        <w:jc w:val="both"/>
        <w:rPr>
          <w:rFonts w:ascii="Times New Roman" w:hAnsi="Times New Roman" w:cs="Times New Roman"/>
          <w:sz w:val="26"/>
          <w:szCs w:val="26"/>
          <w:shd w:val="clear" w:color="auto" w:fill="FFFFFF"/>
        </w:rPr>
      </w:pPr>
    </w:p>
    <w:p w14:paraId="453F84C8" w14:textId="77777777" w:rsidR="00F01D6C" w:rsidRPr="00F01D6C" w:rsidRDefault="00904012" w:rsidP="00141D2F">
      <w:pPr>
        <w:pStyle w:val="ListParagraph"/>
        <w:spacing w:after="240" w:line="360" w:lineRule="auto"/>
        <w:jc w:val="both"/>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lastRenderedPageBreak/>
        <w:t xml:space="preserve">Set </w:t>
      </w:r>
      <w:proofErr w:type="spellStart"/>
      <w:r w:rsidR="00F01D6C" w:rsidRPr="00F01D6C">
        <w:rPr>
          <w:rFonts w:ascii="Times New Roman" w:hAnsi="Times New Roman" w:cs="Times New Roman"/>
          <w:sz w:val="26"/>
          <w:szCs w:val="26"/>
          <w:shd w:val="clear" w:color="auto" w:fill="FFFFFF"/>
        </w:rPr>
        <w:t>old_password</w:t>
      </w:r>
      <w:proofErr w:type="spellEnd"/>
      <w:r w:rsidR="00F01D6C" w:rsidRPr="00F01D6C">
        <w:rPr>
          <w:rFonts w:ascii="Times New Roman" w:hAnsi="Times New Roman" w:cs="Times New Roman"/>
          <w:sz w:val="26"/>
          <w:szCs w:val="26"/>
          <w:shd w:val="clear" w:color="auto" w:fill="FFFFFF"/>
        </w:rPr>
        <w:t xml:space="preserve"> = ls[2]</w:t>
      </w:r>
      <w:r w:rsidR="00F01D6C">
        <w:rPr>
          <w:rFonts w:ascii="Times New Roman" w:hAnsi="Times New Roman" w:cs="Times New Roman"/>
          <w:sz w:val="26"/>
          <w:szCs w:val="26"/>
          <w:shd w:val="clear" w:color="auto" w:fill="FFFFFF"/>
        </w:rPr>
        <w:t xml:space="preserve"> (</w:t>
      </w:r>
      <w:r w:rsidR="00F01D6C" w:rsidRPr="00F01D6C">
        <w:rPr>
          <w:rFonts w:ascii="Times New Roman" w:hAnsi="Times New Roman" w:cs="Times New Roman"/>
          <w:sz w:val="26"/>
          <w:szCs w:val="26"/>
          <w:shd w:val="clear" w:color="auto" w:fill="FFFFFF"/>
        </w:rPr>
        <w:t>Ask to old password to enter new one</w:t>
      </w:r>
      <w:r w:rsidR="00F01D6C">
        <w:rPr>
          <w:rFonts w:ascii="Times New Roman" w:hAnsi="Times New Roman" w:cs="Times New Roman"/>
          <w:sz w:val="26"/>
          <w:szCs w:val="26"/>
          <w:shd w:val="clear" w:color="auto" w:fill="FFFFFF"/>
        </w:rPr>
        <w:t>)</w:t>
      </w:r>
    </w:p>
    <w:p w14:paraId="30D5D8B4" w14:textId="77777777" w:rsidR="00F01D6C" w:rsidRPr="00F01D6C" w:rsidRDefault="00F01D6C" w:rsidP="00141D2F">
      <w:pPr>
        <w:pStyle w:val="ListParagraph"/>
        <w:spacing w:after="240" w:line="360" w:lineRule="auto"/>
        <w:jc w:val="both"/>
        <w:rPr>
          <w:rFonts w:ascii="Times New Roman" w:hAnsi="Times New Roman" w:cs="Times New Roman"/>
          <w:sz w:val="26"/>
          <w:szCs w:val="26"/>
          <w:shd w:val="clear" w:color="auto" w:fill="FFFFFF"/>
        </w:rPr>
      </w:pPr>
      <w:r w:rsidRPr="00F01D6C">
        <w:rPr>
          <w:rFonts w:ascii="Times New Roman" w:hAnsi="Times New Roman" w:cs="Times New Roman"/>
          <w:sz w:val="26"/>
          <w:szCs w:val="26"/>
          <w:shd w:val="clear" w:color="auto" w:fill="FFFFFF"/>
        </w:rPr>
        <w:t xml:space="preserve">flag = </w:t>
      </w:r>
      <w:proofErr w:type="spellStart"/>
      <w:r w:rsidRPr="00F01D6C">
        <w:rPr>
          <w:rFonts w:ascii="Times New Roman" w:hAnsi="Times New Roman" w:cs="Times New Roman"/>
          <w:sz w:val="26"/>
          <w:szCs w:val="26"/>
          <w:shd w:val="clear" w:color="auto" w:fill="FFFFFF"/>
        </w:rPr>
        <w:t>gate_x</w:t>
      </w:r>
      <w:proofErr w:type="spellEnd"/>
      <w:r w:rsidRPr="00F01D6C">
        <w:rPr>
          <w:rFonts w:ascii="Times New Roman" w:hAnsi="Times New Roman" w:cs="Times New Roman"/>
          <w:sz w:val="26"/>
          <w:szCs w:val="26"/>
          <w:shd w:val="clear" w:color="auto" w:fill="FFFFFF"/>
        </w:rPr>
        <w:t>(</w:t>
      </w:r>
      <w:proofErr w:type="spellStart"/>
      <w:r w:rsidRPr="00F01D6C">
        <w:rPr>
          <w:rFonts w:ascii="Times New Roman" w:hAnsi="Times New Roman" w:cs="Times New Roman"/>
          <w:sz w:val="26"/>
          <w:szCs w:val="26"/>
          <w:shd w:val="clear" w:color="auto" w:fill="FFFFFF"/>
        </w:rPr>
        <w:t>old_password</w:t>
      </w:r>
      <w:proofErr w:type="spellEnd"/>
      <w:r w:rsidRPr="00F01D6C">
        <w:rPr>
          <w:rFonts w:ascii="Times New Roman" w:hAnsi="Times New Roman" w:cs="Times New Roman"/>
          <w:sz w:val="26"/>
          <w:szCs w:val="26"/>
          <w:shd w:val="clear" w:color="auto" w:fill="FFFFFF"/>
        </w:rPr>
        <w:t>)</w:t>
      </w:r>
      <w:r>
        <w:rPr>
          <w:rFonts w:ascii="Times New Roman" w:hAnsi="Times New Roman" w:cs="Times New Roman"/>
          <w:sz w:val="26"/>
          <w:szCs w:val="26"/>
          <w:shd w:val="clear" w:color="auto" w:fill="FFFFFF"/>
        </w:rPr>
        <w:t xml:space="preserve"> </w:t>
      </w:r>
      <w:r w:rsidRPr="00F01D6C">
        <w:rPr>
          <w:rFonts w:ascii="Times New Roman" w:hAnsi="Times New Roman" w:cs="Times New Roman"/>
          <w:sz w:val="26"/>
          <w:szCs w:val="26"/>
          <w:shd w:val="clear" w:color="auto" w:fill="FFFFFF"/>
        </w:rPr>
        <w:t>(Security flag get the output flag)</w:t>
      </w:r>
    </w:p>
    <w:p w14:paraId="16E74863" w14:textId="77777777" w:rsidR="00F01D6C" w:rsidRPr="00F01D6C" w:rsidRDefault="00904012" w:rsidP="00141D2F">
      <w:pPr>
        <w:pStyle w:val="ListParagraph"/>
        <w:spacing w:after="240" w:line="360" w:lineRule="auto"/>
        <w:jc w:val="both"/>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t>if (flag == '0')</w:t>
      </w:r>
    </w:p>
    <w:p w14:paraId="41D0AD05" w14:textId="77777777" w:rsidR="00F01D6C" w:rsidRPr="00F01D6C" w:rsidRDefault="00904012" w:rsidP="00141D2F">
      <w:pPr>
        <w:pStyle w:val="ListParagraph"/>
        <w:spacing w:after="240" w:line="360" w:lineRule="auto"/>
        <w:jc w:val="both"/>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t xml:space="preserve">set </w:t>
      </w:r>
      <w:proofErr w:type="spellStart"/>
      <w:r w:rsidR="00F01D6C" w:rsidRPr="00F01D6C">
        <w:rPr>
          <w:rFonts w:ascii="Times New Roman" w:hAnsi="Times New Roman" w:cs="Times New Roman"/>
          <w:sz w:val="26"/>
          <w:szCs w:val="26"/>
          <w:shd w:val="clear" w:color="auto" w:fill="FFFFFF"/>
        </w:rPr>
        <w:t>new_password</w:t>
      </w:r>
      <w:proofErr w:type="spellEnd"/>
      <w:r w:rsidR="00F01D6C" w:rsidRPr="00F01D6C">
        <w:rPr>
          <w:rFonts w:ascii="Times New Roman" w:hAnsi="Times New Roman" w:cs="Times New Roman"/>
          <w:sz w:val="26"/>
          <w:szCs w:val="26"/>
          <w:shd w:val="clear" w:color="auto" w:fill="FFFFFF"/>
        </w:rPr>
        <w:t xml:space="preserve"> = input("\</w:t>
      </w:r>
      <w:proofErr w:type="spellStart"/>
      <w:r w:rsidR="00F01D6C" w:rsidRPr="00F01D6C">
        <w:rPr>
          <w:rFonts w:ascii="Times New Roman" w:hAnsi="Times New Roman" w:cs="Times New Roman"/>
          <w:sz w:val="26"/>
          <w:szCs w:val="26"/>
          <w:shd w:val="clear" w:color="auto" w:fill="FFFFFF"/>
        </w:rPr>
        <w:t>nEnter</w:t>
      </w:r>
      <w:proofErr w:type="spellEnd"/>
      <w:r w:rsidR="00F01D6C" w:rsidRPr="00F01D6C">
        <w:rPr>
          <w:rFonts w:ascii="Times New Roman" w:hAnsi="Times New Roman" w:cs="Times New Roman"/>
          <w:sz w:val="26"/>
          <w:szCs w:val="26"/>
          <w:shd w:val="clear" w:color="auto" w:fill="FFFFFF"/>
        </w:rPr>
        <w:t xml:space="preserve"> the new password: ")('''Get the new password''')</w:t>
      </w:r>
    </w:p>
    <w:p w14:paraId="7D8A7559" w14:textId="77777777" w:rsidR="00F01D6C" w:rsidRPr="00F01D6C" w:rsidRDefault="00F01D6C" w:rsidP="00141D2F">
      <w:pPr>
        <w:pStyle w:val="ListParagraph"/>
        <w:spacing w:after="240" w:line="360" w:lineRule="auto"/>
        <w:jc w:val="both"/>
        <w:rPr>
          <w:rFonts w:ascii="Times New Roman" w:hAnsi="Times New Roman" w:cs="Times New Roman"/>
          <w:sz w:val="26"/>
          <w:szCs w:val="26"/>
          <w:shd w:val="clear" w:color="auto" w:fill="FFFFFF"/>
        </w:rPr>
      </w:pPr>
      <w:proofErr w:type="spellStart"/>
      <w:r w:rsidRPr="00F01D6C">
        <w:rPr>
          <w:rFonts w:ascii="Times New Roman" w:hAnsi="Times New Roman" w:cs="Times New Roman"/>
          <w:sz w:val="26"/>
          <w:szCs w:val="26"/>
          <w:shd w:val="clear" w:color="auto" w:fill="FFFFFF"/>
        </w:rPr>
        <w:t>file_name</w:t>
      </w:r>
      <w:proofErr w:type="spellEnd"/>
      <w:r w:rsidRPr="00F01D6C">
        <w:rPr>
          <w:rFonts w:ascii="Times New Roman" w:hAnsi="Times New Roman" w:cs="Times New Roman"/>
          <w:sz w:val="26"/>
          <w:szCs w:val="26"/>
          <w:shd w:val="clear" w:color="auto" w:fill="FFFFFF"/>
        </w:rPr>
        <w:t xml:space="preserve"> = ls[0] + '.txt'</w:t>
      </w:r>
    </w:p>
    <w:p w14:paraId="43C4E40C" w14:textId="77777777" w:rsidR="00F01D6C" w:rsidRPr="00F01D6C" w:rsidRDefault="00F01D6C" w:rsidP="00141D2F">
      <w:pPr>
        <w:pStyle w:val="ListParagraph"/>
        <w:spacing w:after="240" w:line="360" w:lineRule="auto"/>
        <w:jc w:val="both"/>
        <w:rPr>
          <w:rFonts w:ascii="Times New Roman" w:hAnsi="Times New Roman" w:cs="Times New Roman"/>
          <w:sz w:val="26"/>
          <w:szCs w:val="26"/>
          <w:shd w:val="clear" w:color="auto" w:fill="FFFFFF"/>
        </w:rPr>
      </w:pPr>
      <w:proofErr w:type="spellStart"/>
      <w:r w:rsidRPr="00F01D6C">
        <w:rPr>
          <w:rFonts w:ascii="Times New Roman" w:hAnsi="Times New Roman" w:cs="Times New Roman"/>
          <w:sz w:val="26"/>
          <w:szCs w:val="26"/>
          <w:shd w:val="clear" w:color="auto" w:fill="FFFFFF"/>
        </w:rPr>
        <w:t>process_list</w:t>
      </w:r>
      <w:proofErr w:type="spellEnd"/>
      <w:r w:rsidRPr="00F01D6C">
        <w:rPr>
          <w:rFonts w:ascii="Times New Roman" w:hAnsi="Times New Roman" w:cs="Times New Roman"/>
          <w:sz w:val="26"/>
          <w:szCs w:val="26"/>
          <w:shd w:val="clear" w:color="auto" w:fill="FFFFFF"/>
        </w:rPr>
        <w:t xml:space="preserve"> = </w:t>
      </w:r>
      <w:proofErr w:type="spellStart"/>
      <w:r w:rsidRPr="00F01D6C">
        <w:rPr>
          <w:rFonts w:ascii="Times New Roman" w:hAnsi="Times New Roman" w:cs="Times New Roman"/>
          <w:sz w:val="26"/>
          <w:szCs w:val="26"/>
          <w:shd w:val="clear" w:color="auto" w:fill="FFFFFF"/>
        </w:rPr>
        <w:t>read_file</w:t>
      </w:r>
      <w:proofErr w:type="spellEnd"/>
      <w:r w:rsidRPr="00F01D6C">
        <w:rPr>
          <w:rFonts w:ascii="Times New Roman" w:hAnsi="Times New Roman" w:cs="Times New Roman"/>
          <w:sz w:val="26"/>
          <w:szCs w:val="26"/>
          <w:shd w:val="clear" w:color="auto" w:fill="FFFFFF"/>
        </w:rPr>
        <w:t>(</w:t>
      </w:r>
      <w:proofErr w:type="spellStart"/>
      <w:r w:rsidRPr="00F01D6C">
        <w:rPr>
          <w:rFonts w:ascii="Times New Roman" w:hAnsi="Times New Roman" w:cs="Times New Roman"/>
          <w:sz w:val="26"/>
          <w:szCs w:val="26"/>
          <w:shd w:val="clear" w:color="auto" w:fill="FFFFFF"/>
        </w:rPr>
        <w:t>file_name</w:t>
      </w:r>
      <w:proofErr w:type="spellEnd"/>
      <w:r w:rsidRPr="00F01D6C">
        <w:rPr>
          <w:rFonts w:ascii="Times New Roman" w:hAnsi="Times New Roman" w:cs="Times New Roman"/>
          <w:sz w:val="26"/>
          <w:szCs w:val="26"/>
          <w:shd w:val="clear" w:color="auto" w:fill="FFFFFF"/>
        </w:rPr>
        <w:t>)</w:t>
      </w:r>
    </w:p>
    <w:p w14:paraId="736D7EFE" w14:textId="77777777" w:rsidR="00F01D6C" w:rsidRPr="00F01D6C" w:rsidRDefault="00F01D6C" w:rsidP="00141D2F">
      <w:pPr>
        <w:pStyle w:val="ListParagraph"/>
        <w:spacing w:after="240" w:line="360" w:lineRule="auto"/>
        <w:jc w:val="both"/>
        <w:rPr>
          <w:rFonts w:ascii="Times New Roman" w:hAnsi="Times New Roman" w:cs="Times New Roman"/>
          <w:sz w:val="26"/>
          <w:szCs w:val="26"/>
          <w:shd w:val="clear" w:color="auto" w:fill="FFFFFF"/>
        </w:rPr>
      </w:pPr>
      <w:proofErr w:type="spellStart"/>
      <w:r w:rsidRPr="00F01D6C">
        <w:rPr>
          <w:rFonts w:ascii="Times New Roman" w:hAnsi="Times New Roman" w:cs="Times New Roman"/>
          <w:sz w:val="26"/>
          <w:szCs w:val="26"/>
          <w:shd w:val="clear" w:color="auto" w:fill="FFFFFF"/>
        </w:rPr>
        <w:t>id_file</w:t>
      </w:r>
      <w:proofErr w:type="spellEnd"/>
      <w:r w:rsidRPr="00F01D6C">
        <w:rPr>
          <w:rFonts w:ascii="Times New Roman" w:hAnsi="Times New Roman" w:cs="Times New Roman"/>
          <w:sz w:val="26"/>
          <w:szCs w:val="26"/>
          <w:shd w:val="clear" w:color="auto" w:fill="FFFFFF"/>
        </w:rPr>
        <w:t xml:space="preserve"> = open(</w:t>
      </w:r>
      <w:proofErr w:type="spellStart"/>
      <w:r w:rsidRPr="00F01D6C">
        <w:rPr>
          <w:rFonts w:ascii="Times New Roman" w:hAnsi="Times New Roman" w:cs="Times New Roman"/>
          <w:sz w:val="26"/>
          <w:szCs w:val="26"/>
          <w:shd w:val="clear" w:color="auto" w:fill="FFFFFF"/>
        </w:rPr>
        <w:t>file_name</w:t>
      </w:r>
      <w:proofErr w:type="spellEnd"/>
      <w:r w:rsidRPr="00F01D6C">
        <w:rPr>
          <w:rFonts w:ascii="Times New Roman" w:hAnsi="Times New Roman" w:cs="Times New Roman"/>
          <w:sz w:val="26"/>
          <w:szCs w:val="26"/>
          <w:shd w:val="clear" w:color="auto" w:fill="FFFFFF"/>
        </w:rPr>
        <w:t>, 'a')</w:t>
      </w:r>
    </w:p>
    <w:p w14:paraId="06A89F13" w14:textId="77777777" w:rsidR="00F01D6C" w:rsidRPr="00F01D6C" w:rsidRDefault="00904012" w:rsidP="00141D2F">
      <w:pPr>
        <w:pStyle w:val="ListParagraph"/>
        <w:spacing w:after="240" w:line="360" w:lineRule="auto"/>
        <w:jc w:val="both"/>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t xml:space="preserve">if </w:t>
      </w:r>
      <w:proofErr w:type="spellStart"/>
      <w:r>
        <w:rPr>
          <w:rFonts w:ascii="Times New Roman" w:hAnsi="Times New Roman" w:cs="Times New Roman"/>
          <w:sz w:val="26"/>
          <w:szCs w:val="26"/>
          <w:shd w:val="clear" w:color="auto" w:fill="FFFFFF"/>
        </w:rPr>
        <w:t>len</w:t>
      </w:r>
      <w:proofErr w:type="spellEnd"/>
      <w:r>
        <w:rPr>
          <w:rFonts w:ascii="Times New Roman" w:hAnsi="Times New Roman" w:cs="Times New Roman"/>
          <w:sz w:val="26"/>
          <w:szCs w:val="26"/>
          <w:shd w:val="clear" w:color="auto" w:fill="FFFFFF"/>
        </w:rPr>
        <w:t>(</w:t>
      </w:r>
      <w:proofErr w:type="spellStart"/>
      <w:r>
        <w:rPr>
          <w:rFonts w:ascii="Times New Roman" w:hAnsi="Times New Roman" w:cs="Times New Roman"/>
          <w:sz w:val="26"/>
          <w:szCs w:val="26"/>
          <w:shd w:val="clear" w:color="auto" w:fill="FFFFFF"/>
        </w:rPr>
        <w:t>process_list</w:t>
      </w:r>
      <w:proofErr w:type="spellEnd"/>
      <w:r>
        <w:rPr>
          <w:rFonts w:ascii="Times New Roman" w:hAnsi="Times New Roman" w:cs="Times New Roman"/>
          <w:sz w:val="26"/>
          <w:szCs w:val="26"/>
          <w:shd w:val="clear" w:color="auto" w:fill="FFFFFF"/>
        </w:rPr>
        <w:t>) == 0  (</w:t>
      </w:r>
      <w:r w:rsidR="00F01D6C" w:rsidRPr="00F01D6C">
        <w:rPr>
          <w:rFonts w:ascii="Times New Roman" w:hAnsi="Times New Roman" w:cs="Times New Roman"/>
          <w:sz w:val="26"/>
          <w:szCs w:val="26"/>
          <w:shd w:val="clear" w:color="auto" w:fill="FFFFFF"/>
        </w:rPr>
        <w:t>if there are no processes in the file</w:t>
      </w:r>
      <w:r>
        <w:rPr>
          <w:rFonts w:ascii="Times New Roman" w:hAnsi="Times New Roman" w:cs="Times New Roman"/>
          <w:sz w:val="26"/>
          <w:szCs w:val="26"/>
          <w:shd w:val="clear" w:color="auto" w:fill="FFFFFF"/>
        </w:rPr>
        <w:t>)</w:t>
      </w:r>
    </w:p>
    <w:p w14:paraId="0DEB4351" w14:textId="77777777" w:rsidR="00F01D6C" w:rsidRPr="00F01D6C" w:rsidRDefault="00904012" w:rsidP="00141D2F">
      <w:pPr>
        <w:pStyle w:val="ListParagraph"/>
        <w:spacing w:after="240" w:line="360" w:lineRule="auto"/>
        <w:ind w:left="1440"/>
        <w:jc w:val="both"/>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t xml:space="preserve">set </w:t>
      </w:r>
      <w:proofErr w:type="spellStart"/>
      <w:r w:rsidR="00F01D6C" w:rsidRPr="00F01D6C">
        <w:rPr>
          <w:rFonts w:ascii="Times New Roman" w:hAnsi="Times New Roman" w:cs="Times New Roman"/>
          <w:sz w:val="26"/>
          <w:szCs w:val="26"/>
          <w:shd w:val="clear" w:color="auto" w:fill="FFFFFF"/>
        </w:rPr>
        <w:t>last_id</w:t>
      </w:r>
      <w:proofErr w:type="spellEnd"/>
      <w:r w:rsidR="00F01D6C" w:rsidRPr="00F01D6C">
        <w:rPr>
          <w:rFonts w:ascii="Times New Roman" w:hAnsi="Times New Roman" w:cs="Times New Roman"/>
          <w:sz w:val="26"/>
          <w:szCs w:val="26"/>
          <w:shd w:val="clear" w:color="auto" w:fill="FFFFFF"/>
        </w:rPr>
        <w:t xml:space="preserve"> = 1</w:t>
      </w:r>
    </w:p>
    <w:p w14:paraId="158242BC" w14:textId="77777777" w:rsidR="00F01D6C" w:rsidRPr="00F01D6C" w:rsidRDefault="00F01D6C" w:rsidP="00141D2F">
      <w:pPr>
        <w:pStyle w:val="ListParagraph"/>
        <w:spacing w:after="240" w:line="360" w:lineRule="auto"/>
        <w:jc w:val="both"/>
        <w:rPr>
          <w:rFonts w:ascii="Times New Roman" w:hAnsi="Times New Roman" w:cs="Times New Roman"/>
          <w:sz w:val="26"/>
          <w:szCs w:val="26"/>
          <w:shd w:val="clear" w:color="auto" w:fill="FFFFFF"/>
        </w:rPr>
      </w:pPr>
      <w:r w:rsidRPr="00F01D6C">
        <w:rPr>
          <w:rFonts w:ascii="Times New Roman" w:hAnsi="Times New Roman" w:cs="Times New Roman"/>
          <w:sz w:val="26"/>
          <w:szCs w:val="26"/>
          <w:shd w:val="clear" w:color="auto" w:fill="FFFFFF"/>
        </w:rPr>
        <w:t>else:</w:t>
      </w:r>
    </w:p>
    <w:p w14:paraId="4146E4A3" w14:textId="77777777" w:rsidR="00F01D6C" w:rsidRPr="00F01D6C" w:rsidRDefault="00904012" w:rsidP="00141D2F">
      <w:pPr>
        <w:pStyle w:val="ListParagraph"/>
        <w:spacing w:after="240" w:line="360" w:lineRule="auto"/>
        <w:ind w:left="1440"/>
        <w:jc w:val="both"/>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t xml:space="preserve">set </w:t>
      </w:r>
      <w:proofErr w:type="spellStart"/>
      <w:r w:rsidR="00F01D6C" w:rsidRPr="00F01D6C">
        <w:rPr>
          <w:rFonts w:ascii="Times New Roman" w:hAnsi="Times New Roman" w:cs="Times New Roman"/>
          <w:sz w:val="26"/>
          <w:szCs w:val="26"/>
          <w:shd w:val="clear" w:color="auto" w:fill="FFFFFF"/>
        </w:rPr>
        <w:t>last_id</w:t>
      </w:r>
      <w:proofErr w:type="spellEnd"/>
      <w:r w:rsidR="00F01D6C" w:rsidRPr="00F01D6C">
        <w:rPr>
          <w:rFonts w:ascii="Times New Roman" w:hAnsi="Times New Roman" w:cs="Times New Roman"/>
          <w:sz w:val="26"/>
          <w:szCs w:val="26"/>
          <w:shd w:val="clear" w:color="auto" w:fill="FFFFFF"/>
        </w:rPr>
        <w:t xml:space="preserve"> = int(</w:t>
      </w:r>
      <w:proofErr w:type="spellStart"/>
      <w:r w:rsidR="00F01D6C" w:rsidRPr="00F01D6C">
        <w:rPr>
          <w:rFonts w:ascii="Times New Roman" w:hAnsi="Times New Roman" w:cs="Times New Roman"/>
          <w:sz w:val="26"/>
          <w:szCs w:val="26"/>
          <w:shd w:val="clear" w:color="auto" w:fill="FFFFFF"/>
        </w:rPr>
        <w:t>process_list</w:t>
      </w:r>
      <w:proofErr w:type="spellEnd"/>
      <w:r w:rsidR="00F01D6C" w:rsidRPr="00F01D6C">
        <w:rPr>
          <w:rFonts w:ascii="Times New Roman" w:hAnsi="Times New Roman" w:cs="Times New Roman"/>
          <w:sz w:val="26"/>
          <w:szCs w:val="26"/>
          <w:shd w:val="clear" w:color="auto" w:fill="FFFFFF"/>
        </w:rPr>
        <w:t>[</w:t>
      </w:r>
      <w:proofErr w:type="spellStart"/>
      <w:r w:rsidR="00F01D6C" w:rsidRPr="00F01D6C">
        <w:rPr>
          <w:rFonts w:ascii="Times New Roman" w:hAnsi="Times New Roman" w:cs="Times New Roman"/>
          <w:sz w:val="26"/>
          <w:szCs w:val="26"/>
          <w:shd w:val="clear" w:color="auto" w:fill="FFFFFF"/>
        </w:rPr>
        <w:t>l</w:t>
      </w:r>
      <w:r>
        <w:rPr>
          <w:rFonts w:ascii="Times New Roman" w:hAnsi="Times New Roman" w:cs="Times New Roman"/>
          <w:sz w:val="26"/>
          <w:szCs w:val="26"/>
          <w:shd w:val="clear" w:color="auto" w:fill="FFFFFF"/>
        </w:rPr>
        <w:t>en</w:t>
      </w:r>
      <w:proofErr w:type="spellEnd"/>
      <w:r>
        <w:rPr>
          <w:rFonts w:ascii="Times New Roman" w:hAnsi="Times New Roman" w:cs="Times New Roman"/>
          <w:sz w:val="26"/>
          <w:szCs w:val="26"/>
          <w:shd w:val="clear" w:color="auto" w:fill="FFFFFF"/>
        </w:rPr>
        <w:t>(</w:t>
      </w:r>
      <w:proofErr w:type="spellStart"/>
      <w:r>
        <w:rPr>
          <w:rFonts w:ascii="Times New Roman" w:hAnsi="Times New Roman" w:cs="Times New Roman"/>
          <w:sz w:val="26"/>
          <w:szCs w:val="26"/>
          <w:shd w:val="clear" w:color="auto" w:fill="FFFFFF"/>
        </w:rPr>
        <w:t>process_list</w:t>
      </w:r>
      <w:proofErr w:type="spellEnd"/>
      <w:r>
        <w:rPr>
          <w:rFonts w:ascii="Times New Roman" w:hAnsi="Times New Roman" w:cs="Times New Roman"/>
          <w:sz w:val="26"/>
          <w:szCs w:val="26"/>
          <w:shd w:val="clear" w:color="auto" w:fill="FFFFFF"/>
        </w:rPr>
        <w:t xml:space="preserve">) - 1][0]) + 1  </w:t>
      </w:r>
      <w:r w:rsidR="00F01D6C" w:rsidRPr="00F01D6C">
        <w:rPr>
          <w:rFonts w:ascii="Times New Roman" w:hAnsi="Times New Roman" w:cs="Times New Roman"/>
          <w:sz w:val="26"/>
          <w:szCs w:val="26"/>
          <w:shd w:val="clear" w:color="auto" w:fill="FFFFFF"/>
        </w:rPr>
        <w:t xml:space="preserve"> </w:t>
      </w:r>
      <w:r>
        <w:rPr>
          <w:rFonts w:ascii="Times New Roman" w:hAnsi="Times New Roman" w:cs="Times New Roman"/>
          <w:sz w:val="26"/>
          <w:szCs w:val="26"/>
          <w:shd w:val="clear" w:color="auto" w:fill="FFFFFF"/>
        </w:rPr>
        <w:t>(</w:t>
      </w:r>
      <w:r w:rsidR="00F01D6C" w:rsidRPr="00F01D6C">
        <w:rPr>
          <w:rFonts w:ascii="Times New Roman" w:hAnsi="Times New Roman" w:cs="Times New Roman"/>
          <w:sz w:val="26"/>
          <w:szCs w:val="26"/>
          <w:shd w:val="clear" w:color="auto" w:fill="FFFFFF"/>
        </w:rPr>
        <w:t>get last id and increment it</w:t>
      </w:r>
      <w:r>
        <w:rPr>
          <w:rFonts w:ascii="Times New Roman" w:hAnsi="Times New Roman" w:cs="Times New Roman"/>
          <w:sz w:val="26"/>
          <w:szCs w:val="26"/>
          <w:shd w:val="clear" w:color="auto" w:fill="FFFFFF"/>
        </w:rPr>
        <w:t>)</w:t>
      </w:r>
    </w:p>
    <w:p w14:paraId="33D8B17B" w14:textId="77777777" w:rsidR="00F01D6C" w:rsidRPr="00F01D6C" w:rsidRDefault="00F01D6C" w:rsidP="00141D2F">
      <w:pPr>
        <w:pStyle w:val="ListParagraph"/>
        <w:spacing w:after="240" w:line="360" w:lineRule="auto"/>
        <w:jc w:val="both"/>
        <w:rPr>
          <w:rFonts w:ascii="Times New Roman" w:hAnsi="Times New Roman" w:cs="Times New Roman"/>
          <w:sz w:val="26"/>
          <w:szCs w:val="26"/>
          <w:shd w:val="clear" w:color="auto" w:fill="FFFFFF"/>
        </w:rPr>
      </w:pPr>
      <w:proofErr w:type="spellStart"/>
      <w:r w:rsidRPr="00F01D6C">
        <w:rPr>
          <w:rFonts w:ascii="Times New Roman" w:hAnsi="Times New Roman" w:cs="Times New Roman"/>
          <w:sz w:val="26"/>
          <w:szCs w:val="26"/>
          <w:shd w:val="clear" w:color="auto" w:fill="FFFFFF"/>
        </w:rPr>
        <w:t>id_file.write</w:t>
      </w:r>
      <w:proofErr w:type="spellEnd"/>
      <w:r w:rsidRPr="00F01D6C">
        <w:rPr>
          <w:rFonts w:ascii="Times New Roman" w:hAnsi="Times New Roman" w:cs="Times New Roman"/>
          <w:sz w:val="26"/>
          <w:szCs w:val="26"/>
          <w:shd w:val="clear" w:color="auto" w:fill="FFFFFF"/>
        </w:rPr>
        <w:t>(</w:t>
      </w:r>
    </w:p>
    <w:p w14:paraId="1B1D99DF" w14:textId="77777777" w:rsidR="00F01D6C" w:rsidRPr="00F01D6C" w:rsidRDefault="00F01D6C" w:rsidP="00141D2F">
      <w:pPr>
        <w:pStyle w:val="ListParagraph"/>
        <w:spacing w:after="240" w:line="360" w:lineRule="auto"/>
        <w:ind w:left="1440"/>
        <w:jc w:val="both"/>
        <w:rPr>
          <w:rFonts w:ascii="Times New Roman" w:hAnsi="Times New Roman" w:cs="Times New Roman"/>
          <w:sz w:val="26"/>
          <w:szCs w:val="26"/>
          <w:shd w:val="clear" w:color="auto" w:fill="FFFFFF"/>
        </w:rPr>
      </w:pPr>
      <w:r w:rsidRPr="00F01D6C">
        <w:rPr>
          <w:rFonts w:ascii="Times New Roman" w:hAnsi="Times New Roman" w:cs="Times New Roman"/>
          <w:sz w:val="26"/>
          <w:szCs w:val="26"/>
          <w:shd w:val="clear" w:color="auto" w:fill="FFFFFF"/>
        </w:rPr>
        <w:t>'{0}\</w:t>
      </w:r>
      <w:proofErr w:type="spellStart"/>
      <w:r w:rsidRPr="00F01D6C">
        <w:rPr>
          <w:rFonts w:ascii="Times New Roman" w:hAnsi="Times New Roman" w:cs="Times New Roman"/>
          <w:sz w:val="26"/>
          <w:szCs w:val="26"/>
          <w:shd w:val="clear" w:color="auto" w:fill="FFFFFF"/>
        </w:rPr>
        <w:t>tchange_password</w:t>
      </w:r>
      <w:proofErr w:type="spellEnd"/>
      <w:r w:rsidRPr="00F01D6C">
        <w:rPr>
          <w:rFonts w:ascii="Times New Roman" w:hAnsi="Times New Roman" w:cs="Times New Roman"/>
          <w:sz w:val="26"/>
          <w:szCs w:val="26"/>
          <w:shd w:val="clear" w:color="auto" w:fill="FFFFFF"/>
        </w:rPr>
        <w:t>\t\t{1}\t{2}\t{3}\</w:t>
      </w:r>
      <w:proofErr w:type="spellStart"/>
      <w:r w:rsidRPr="00F01D6C">
        <w:rPr>
          <w:rFonts w:ascii="Times New Roman" w:hAnsi="Times New Roman" w:cs="Times New Roman"/>
          <w:sz w:val="26"/>
          <w:szCs w:val="26"/>
          <w:shd w:val="clear" w:color="auto" w:fill="FFFFFF"/>
        </w:rPr>
        <w:t>n'.format</w:t>
      </w:r>
      <w:proofErr w:type="spellEnd"/>
      <w:r w:rsidRPr="00F01D6C">
        <w:rPr>
          <w:rFonts w:ascii="Times New Roman" w:hAnsi="Times New Roman" w:cs="Times New Roman"/>
          <w:sz w:val="26"/>
          <w:szCs w:val="26"/>
          <w:shd w:val="clear" w:color="auto" w:fill="FFFFFF"/>
        </w:rPr>
        <w:t>(str(</w:t>
      </w:r>
      <w:proofErr w:type="spellStart"/>
      <w:r w:rsidRPr="00F01D6C">
        <w:rPr>
          <w:rFonts w:ascii="Times New Roman" w:hAnsi="Times New Roman" w:cs="Times New Roman"/>
          <w:sz w:val="26"/>
          <w:szCs w:val="26"/>
          <w:shd w:val="clear" w:color="auto" w:fill="FFFFFF"/>
        </w:rPr>
        <w:t>last_id</w:t>
      </w:r>
      <w:proofErr w:type="spellEnd"/>
      <w:r w:rsidRPr="00F01D6C">
        <w:rPr>
          <w:rFonts w:ascii="Times New Roman" w:hAnsi="Times New Roman" w:cs="Times New Roman"/>
          <w:sz w:val="26"/>
          <w:szCs w:val="26"/>
          <w:shd w:val="clear" w:color="auto" w:fill="FFFFFF"/>
        </w:rPr>
        <w:t>), str(</w:t>
      </w:r>
      <w:proofErr w:type="spellStart"/>
      <w:r w:rsidRPr="00F01D6C">
        <w:rPr>
          <w:rFonts w:ascii="Times New Roman" w:hAnsi="Times New Roman" w:cs="Times New Roman"/>
          <w:sz w:val="26"/>
          <w:szCs w:val="26"/>
          <w:shd w:val="clear" w:color="auto" w:fill="FFFFFF"/>
        </w:rPr>
        <w:t>time.ctime</w:t>
      </w:r>
      <w:proofErr w:type="spellEnd"/>
      <w:r w:rsidRPr="00F01D6C">
        <w:rPr>
          <w:rFonts w:ascii="Times New Roman" w:hAnsi="Times New Roman" w:cs="Times New Roman"/>
          <w:sz w:val="26"/>
          <w:szCs w:val="26"/>
          <w:shd w:val="clear" w:color="auto" w:fill="FFFFFF"/>
        </w:rPr>
        <w:t xml:space="preserve">()), </w:t>
      </w:r>
      <w:proofErr w:type="spellStart"/>
      <w:r w:rsidRPr="00F01D6C">
        <w:rPr>
          <w:rFonts w:ascii="Times New Roman" w:hAnsi="Times New Roman" w:cs="Times New Roman"/>
          <w:sz w:val="26"/>
          <w:szCs w:val="26"/>
          <w:shd w:val="clear" w:color="auto" w:fill="FFFFFF"/>
        </w:rPr>
        <w:t>old_password</w:t>
      </w:r>
      <w:proofErr w:type="spellEnd"/>
      <w:r w:rsidRPr="00F01D6C">
        <w:rPr>
          <w:rFonts w:ascii="Times New Roman" w:hAnsi="Times New Roman" w:cs="Times New Roman"/>
          <w:sz w:val="26"/>
          <w:szCs w:val="26"/>
          <w:shd w:val="clear" w:color="auto" w:fill="FFFFFF"/>
        </w:rPr>
        <w:t>, str(</w:t>
      </w:r>
      <w:proofErr w:type="spellStart"/>
      <w:r w:rsidRPr="00F01D6C">
        <w:rPr>
          <w:rFonts w:ascii="Times New Roman" w:hAnsi="Times New Roman" w:cs="Times New Roman"/>
          <w:sz w:val="26"/>
          <w:szCs w:val="26"/>
          <w:shd w:val="clear" w:color="auto" w:fill="FFFFFF"/>
        </w:rPr>
        <w:t>new_password</w:t>
      </w:r>
      <w:proofErr w:type="spellEnd"/>
      <w:r w:rsidRPr="00F01D6C">
        <w:rPr>
          <w:rFonts w:ascii="Times New Roman" w:hAnsi="Times New Roman" w:cs="Times New Roman"/>
          <w:sz w:val="26"/>
          <w:szCs w:val="26"/>
          <w:shd w:val="clear" w:color="auto" w:fill="FFFFFF"/>
        </w:rPr>
        <w:t>)))</w:t>
      </w:r>
    </w:p>
    <w:p w14:paraId="59A4BFD9" w14:textId="77777777" w:rsidR="00F01D6C" w:rsidRPr="00F01D6C" w:rsidRDefault="00904012" w:rsidP="00141D2F">
      <w:pPr>
        <w:pStyle w:val="ListParagraph"/>
        <w:spacing w:after="240" w:line="360" w:lineRule="auto"/>
        <w:jc w:val="both"/>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t>(</w:t>
      </w:r>
      <w:r w:rsidR="00F01D6C" w:rsidRPr="00F01D6C">
        <w:rPr>
          <w:rFonts w:ascii="Times New Roman" w:hAnsi="Times New Roman" w:cs="Times New Roman"/>
          <w:sz w:val="26"/>
          <w:szCs w:val="26"/>
          <w:shd w:val="clear" w:color="auto" w:fill="FFFFFF"/>
        </w:rPr>
        <w:t>write process id type before after</w:t>
      </w:r>
      <w:r>
        <w:rPr>
          <w:rFonts w:ascii="Times New Roman" w:hAnsi="Times New Roman" w:cs="Times New Roman"/>
          <w:sz w:val="26"/>
          <w:szCs w:val="26"/>
          <w:shd w:val="clear" w:color="auto" w:fill="FFFFFF"/>
        </w:rPr>
        <w:t>)</w:t>
      </w:r>
    </w:p>
    <w:p w14:paraId="2060DEBF" w14:textId="77777777" w:rsidR="00904012" w:rsidRDefault="00F01D6C" w:rsidP="00141D2F">
      <w:pPr>
        <w:pStyle w:val="ListParagraph"/>
        <w:spacing w:after="120" w:line="360" w:lineRule="auto"/>
        <w:jc w:val="both"/>
        <w:rPr>
          <w:rFonts w:ascii="Times New Roman" w:hAnsi="Times New Roman" w:cs="Times New Roman"/>
          <w:sz w:val="26"/>
          <w:szCs w:val="26"/>
          <w:shd w:val="clear" w:color="auto" w:fill="FFFFFF"/>
        </w:rPr>
      </w:pPr>
      <w:proofErr w:type="spellStart"/>
      <w:r w:rsidRPr="00F01D6C">
        <w:rPr>
          <w:rFonts w:ascii="Times New Roman" w:hAnsi="Times New Roman" w:cs="Times New Roman"/>
          <w:sz w:val="26"/>
          <w:szCs w:val="26"/>
          <w:shd w:val="clear" w:color="auto" w:fill="FFFFFF"/>
        </w:rPr>
        <w:t>id_file.close</w:t>
      </w:r>
      <w:proofErr w:type="spellEnd"/>
      <w:r w:rsidRPr="00F01D6C">
        <w:rPr>
          <w:rFonts w:ascii="Times New Roman" w:hAnsi="Times New Roman" w:cs="Times New Roman"/>
          <w:sz w:val="26"/>
          <w:szCs w:val="26"/>
          <w:shd w:val="clear" w:color="auto" w:fill="FFFFFF"/>
        </w:rPr>
        <w:t>()</w:t>
      </w:r>
    </w:p>
    <w:p w14:paraId="41ADEFE4" w14:textId="44571E98" w:rsidR="00141D2F" w:rsidRDefault="00904012" w:rsidP="00141D2F">
      <w:pPr>
        <w:spacing w:after="240" w:line="360" w:lineRule="auto"/>
        <w:jc w:val="both"/>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tab/>
        <w:t xml:space="preserve">This is the pseudo code for changing the password of the user. This is implemented in the second menu which comes after the user logs in into their account. </w:t>
      </w:r>
    </w:p>
    <w:p w14:paraId="2ED51680" w14:textId="77777777" w:rsidR="00904012" w:rsidRPr="00904012" w:rsidRDefault="00904012" w:rsidP="00141D2F">
      <w:pPr>
        <w:pStyle w:val="ListParagraph"/>
        <w:spacing w:after="240" w:line="360" w:lineRule="auto"/>
        <w:jc w:val="both"/>
        <w:rPr>
          <w:rFonts w:ascii="Times New Roman" w:hAnsi="Times New Roman" w:cs="Times New Roman"/>
          <w:sz w:val="26"/>
          <w:szCs w:val="26"/>
          <w:shd w:val="clear" w:color="auto" w:fill="FFFFFF"/>
        </w:rPr>
      </w:pPr>
      <w:r w:rsidRPr="00904012">
        <w:rPr>
          <w:rFonts w:ascii="Times New Roman" w:hAnsi="Times New Roman" w:cs="Times New Roman"/>
          <w:sz w:val="26"/>
          <w:szCs w:val="26"/>
          <w:shd w:val="clear" w:color="auto" w:fill="FFFFFF"/>
        </w:rPr>
        <w:t xml:space="preserve">if </w:t>
      </w:r>
      <w:r>
        <w:rPr>
          <w:rFonts w:ascii="Times New Roman" w:hAnsi="Times New Roman" w:cs="Times New Roman"/>
          <w:sz w:val="26"/>
          <w:szCs w:val="26"/>
          <w:shd w:val="clear" w:color="auto" w:fill="FFFFFF"/>
        </w:rPr>
        <w:t>(</w:t>
      </w:r>
      <w:proofErr w:type="spellStart"/>
      <w:r>
        <w:rPr>
          <w:rFonts w:ascii="Times New Roman" w:hAnsi="Times New Roman" w:cs="Times New Roman"/>
          <w:sz w:val="26"/>
          <w:szCs w:val="26"/>
          <w:shd w:val="clear" w:color="auto" w:fill="FFFFFF"/>
        </w:rPr>
        <w:t>len</w:t>
      </w:r>
      <w:proofErr w:type="spellEnd"/>
      <w:r>
        <w:rPr>
          <w:rFonts w:ascii="Times New Roman" w:hAnsi="Times New Roman" w:cs="Times New Roman"/>
          <w:sz w:val="26"/>
          <w:szCs w:val="26"/>
          <w:shd w:val="clear" w:color="auto" w:fill="FFFFFF"/>
        </w:rPr>
        <w:t>(ls) == 0)</w:t>
      </w:r>
    </w:p>
    <w:p w14:paraId="3FCCF2A2" w14:textId="77777777" w:rsidR="00904012" w:rsidRPr="00904012" w:rsidRDefault="00904012" w:rsidP="00141D2F">
      <w:pPr>
        <w:pStyle w:val="ListParagraph"/>
        <w:spacing w:after="240" w:line="360" w:lineRule="auto"/>
        <w:jc w:val="both"/>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t xml:space="preserve">set </w:t>
      </w:r>
      <w:proofErr w:type="spellStart"/>
      <w:r w:rsidRPr="00904012">
        <w:rPr>
          <w:rFonts w:ascii="Times New Roman" w:hAnsi="Times New Roman" w:cs="Times New Roman"/>
          <w:sz w:val="26"/>
          <w:szCs w:val="26"/>
          <w:shd w:val="clear" w:color="auto" w:fill="FFFFFF"/>
        </w:rPr>
        <w:t>new_last_id</w:t>
      </w:r>
      <w:proofErr w:type="spellEnd"/>
      <w:r w:rsidRPr="00904012">
        <w:rPr>
          <w:rFonts w:ascii="Times New Roman" w:hAnsi="Times New Roman" w:cs="Times New Roman"/>
          <w:sz w:val="26"/>
          <w:szCs w:val="26"/>
          <w:shd w:val="clear" w:color="auto" w:fill="FFFFFF"/>
        </w:rPr>
        <w:t xml:space="preserve"> = 1</w:t>
      </w:r>
    </w:p>
    <w:p w14:paraId="34850B4B" w14:textId="77777777" w:rsidR="00904012" w:rsidRPr="00904012" w:rsidRDefault="00904012" w:rsidP="00141D2F">
      <w:pPr>
        <w:pStyle w:val="ListParagraph"/>
        <w:spacing w:after="240" w:line="360" w:lineRule="auto"/>
        <w:jc w:val="both"/>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t>else</w:t>
      </w:r>
    </w:p>
    <w:p w14:paraId="6F0EF8EF" w14:textId="77777777" w:rsidR="00904012" w:rsidRPr="00904012" w:rsidRDefault="00904012" w:rsidP="00141D2F">
      <w:pPr>
        <w:pStyle w:val="ListParagraph"/>
        <w:spacing w:after="240" w:line="360" w:lineRule="auto"/>
        <w:jc w:val="both"/>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t xml:space="preserve">set </w:t>
      </w:r>
      <w:proofErr w:type="spellStart"/>
      <w:r w:rsidRPr="00904012">
        <w:rPr>
          <w:rFonts w:ascii="Times New Roman" w:hAnsi="Times New Roman" w:cs="Times New Roman"/>
          <w:sz w:val="26"/>
          <w:szCs w:val="26"/>
          <w:shd w:val="clear" w:color="auto" w:fill="FFFFFF"/>
        </w:rPr>
        <w:t>new_last_id</w:t>
      </w:r>
      <w:proofErr w:type="spellEnd"/>
      <w:r w:rsidRPr="00904012">
        <w:rPr>
          <w:rFonts w:ascii="Times New Roman" w:hAnsi="Times New Roman" w:cs="Times New Roman"/>
          <w:sz w:val="26"/>
          <w:szCs w:val="26"/>
          <w:shd w:val="clear" w:color="auto" w:fill="FFFFFF"/>
        </w:rPr>
        <w:t xml:space="preserve"> = int(ls[</w:t>
      </w:r>
      <w:proofErr w:type="spellStart"/>
      <w:r w:rsidRPr="00904012">
        <w:rPr>
          <w:rFonts w:ascii="Times New Roman" w:hAnsi="Times New Roman" w:cs="Times New Roman"/>
          <w:sz w:val="26"/>
          <w:szCs w:val="26"/>
          <w:shd w:val="clear" w:color="auto" w:fill="FFFFFF"/>
        </w:rPr>
        <w:t>len</w:t>
      </w:r>
      <w:proofErr w:type="spellEnd"/>
      <w:r w:rsidRPr="00904012">
        <w:rPr>
          <w:rFonts w:ascii="Times New Roman" w:hAnsi="Times New Roman" w:cs="Times New Roman"/>
          <w:sz w:val="26"/>
          <w:szCs w:val="26"/>
          <w:shd w:val="clear" w:color="auto" w:fill="FFFFFF"/>
        </w:rPr>
        <w:t>(ls) - 1][0]) + 1</w:t>
      </w:r>
    </w:p>
    <w:p w14:paraId="03663AC2" w14:textId="77777777" w:rsidR="00904012" w:rsidRDefault="00904012" w:rsidP="00141D2F">
      <w:pPr>
        <w:pStyle w:val="ListParagraph"/>
        <w:spacing w:after="120" w:line="360" w:lineRule="auto"/>
        <w:jc w:val="both"/>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t xml:space="preserve">set </w:t>
      </w:r>
      <w:r w:rsidRPr="00904012">
        <w:rPr>
          <w:rFonts w:ascii="Times New Roman" w:hAnsi="Times New Roman" w:cs="Times New Roman"/>
          <w:sz w:val="26"/>
          <w:szCs w:val="26"/>
          <w:shd w:val="clear" w:color="auto" w:fill="FFFFFF"/>
        </w:rPr>
        <w:t>line = '{0}\t{1}\t{2}\t0\</w:t>
      </w:r>
      <w:proofErr w:type="spellStart"/>
      <w:r w:rsidRPr="00904012">
        <w:rPr>
          <w:rFonts w:ascii="Times New Roman" w:hAnsi="Times New Roman" w:cs="Times New Roman"/>
          <w:sz w:val="26"/>
          <w:szCs w:val="26"/>
          <w:shd w:val="clear" w:color="auto" w:fill="FFFFFF"/>
        </w:rPr>
        <w:t>n'.format</w:t>
      </w:r>
      <w:proofErr w:type="spellEnd"/>
      <w:r w:rsidRPr="00904012">
        <w:rPr>
          <w:rFonts w:ascii="Times New Roman" w:hAnsi="Times New Roman" w:cs="Times New Roman"/>
          <w:sz w:val="26"/>
          <w:szCs w:val="26"/>
          <w:shd w:val="clear" w:color="auto" w:fill="FFFFFF"/>
        </w:rPr>
        <w:t>(str(</w:t>
      </w:r>
      <w:proofErr w:type="spellStart"/>
      <w:r w:rsidRPr="00904012">
        <w:rPr>
          <w:rFonts w:ascii="Times New Roman" w:hAnsi="Times New Roman" w:cs="Times New Roman"/>
          <w:sz w:val="26"/>
          <w:szCs w:val="26"/>
          <w:shd w:val="clear" w:color="auto" w:fill="FFFFFF"/>
        </w:rPr>
        <w:t>new_last_id</w:t>
      </w:r>
      <w:proofErr w:type="spellEnd"/>
      <w:r w:rsidRPr="00904012">
        <w:rPr>
          <w:rFonts w:ascii="Times New Roman" w:hAnsi="Times New Roman" w:cs="Times New Roman"/>
          <w:sz w:val="26"/>
          <w:szCs w:val="26"/>
          <w:shd w:val="clear" w:color="auto" w:fill="FFFFFF"/>
        </w:rPr>
        <w:t xml:space="preserve">), </w:t>
      </w:r>
      <w:proofErr w:type="spellStart"/>
      <w:r w:rsidRPr="00904012">
        <w:rPr>
          <w:rFonts w:ascii="Times New Roman" w:hAnsi="Times New Roman" w:cs="Times New Roman"/>
          <w:sz w:val="26"/>
          <w:szCs w:val="26"/>
          <w:shd w:val="clear" w:color="auto" w:fill="FFFFFF"/>
        </w:rPr>
        <w:t>account_name</w:t>
      </w:r>
      <w:proofErr w:type="spellEnd"/>
      <w:r w:rsidRPr="00904012">
        <w:rPr>
          <w:rFonts w:ascii="Times New Roman" w:hAnsi="Times New Roman" w:cs="Times New Roman"/>
          <w:sz w:val="26"/>
          <w:szCs w:val="26"/>
          <w:shd w:val="clear" w:color="auto" w:fill="FFFFFF"/>
        </w:rPr>
        <w:t xml:space="preserve">, </w:t>
      </w:r>
      <w:proofErr w:type="spellStart"/>
      <w:r w:rsidRPr="00904012">
        <w:rPr>
          <w:rFonts w:ascii="Times New Roman" w:hAnsi="Times New Roman" w:cs="Times New Roman"/>
          <w:sz w:val="26"/>
          <w:szCs w:val="26"/>
          <w:shd w:val="clear" w:color="auto" w:fill="FFFFFF"/>
        </w:rPr>
        <w:t>account_password</w:t>
      </w:r>
      <w:proofErr w:type="spellEnd"/>
      <w:r w:rsidRPr="00904012">
        <w:rPr>
          <w:rFonts w:ascii="Times New Roman" w:hAnsi="Times New Roman" w:cs="Times New Roman"/>
          <w:sz w:val="26"/>
          <w:szCs w:val="26"/>
          <w:shd w:val="clear" w:color="auto" w:fill="FFFFFF"/>
        </w:rPr>
        <w:t>)</w:t>
      </w:r>
    </w:p>
    <w:p w14:paraId="17275803" w14:textId="5D9ACAA7" w:rsidR="00904012" w:rsidRDefault="00904012" w:rsidP="00904012">
      <w:pPr>
        <w:spacing w:after="240" w:line="240" w:lineRule="auto"/>
        <w:jc w:val="both"/>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t>This is the pseudo code for creating an account.</w:t>
      </w:r>
    </w:p>
    <w:p w14:paraId="47C4EBAE" w14:textId="77777777" w:rsidR="00904012" w:rsidRPr="00904012" w:rsidRDefault="00904012" w:rsidP="00141D2F">
      <w:pPr>
        <w:pStyle w:val="ListParagraph"/>
        <w:spacing w:after="240" w:line="360" w:lineRule="auto"/>
        <w:jc w:val="both"/>
        <w:rPr>
          <w:rFonts w:ascii="Times New Roman" w:hAnsi="Times New Roman" w:cs="Times New Roman"/>
          <w:sz w:val="26"/>
          <w:szCs w:val="26"/>
          <w:shd w:val="clear" w:color="auto" w:fill="FFFFFF"/>
        </w:rPr>
      </w:pPr>
      <w:r w:rsidRPr="00904012">
        <w:rPr>
          <w:rFonts w:ascii="Times New Roman" w:hAnsi="Times New Roman" w:cs="Times New Roman"/>
          <w:sz w:val="26"/>
          <w:szCs w:val="26"/>
          <w:shd w:val="clear" w:color="auto" w:fill="FFFFFF"/>
        </w:rPr>
        <w:lastRenderedPageBreak/>
        <w:t>id_file.write('{0}\tdeposit\t\t\t\t{1}\t{2}\t{3}\n'.format(str(last_id), str(</w:t>
      </w:r>
      <w:proofErr w:type="spellStart"/>
      <w:r w:rsidRPr="00904012">
        <w:rPr>
          <w:rFonts w:ascii="Times New Roman" w:hAnsi="Times New Roman" w:cs="Times New Roman"/>
          <w:sz w:val="26"/>
          <w:szCs w:val="26"/>
          <w:shd w:val="clear" w:color="auto" w:fill="FFFFFF"/>
        </w:rPr>
        <w:t>time.ctime</w:t>
      </w:r>
      <w:proofErr w:type="spellEnd"/>
      <w:r w:rsidRPr="00904012">
        <w:rPr>
          <w:rFonts w:ascii="Times New Roman" w:hAnsi="Times New Roman" w:cs="Times New Roman"/>
          <w:sz w:val="26"/>
          <w:szCs w:val="26"/>
          <w:shd w:val="clear" w:color="auto" w:fill="FFFFFF"/>
        </w:rPr>
        <w:t>()), ls[3], str(</w:t>
      </w:r>
      <w:proofErr w:type="spellStart"/>
      <w:r w:rsidRPr="00904012">
        <w:rPr>
          <w:rFonts w:ascii="Times New Roman" w:hAnsi="Times New Roman" w:cs="Times New Roman"/>
          <w:sz w:val="26"/>
          <w:szCs w:val="26"/>
          <w:shd w:val="clear" w:color="auto" w:fill="FFFFFF"/>
        </w:rPr>
        <w:t>current_balance</w:t>
      </w:r>
      <w:proofErr w:type="spellEnd"/>
      <w:r w:rsidRPr="00904012">
        <w:rPr>
          <w:rFonts w:ascii="Times New Roman" w:hAnsi="Times New Roman" w:cs="Times New Roman"/>
          <w:sz w:val="26"/>
          <w:szCs w:val="26"/>
          <w:shd w:val="clear" w:color="auto" w:fill="FFFFFF"/>
        </w:rPr>
        <w:t>)))</w:t>
      </w:r>
    </w:p>
    <w:p w14:paraId="68924707" w14:textId="77777777" w:rsidR="00904012" w:rsidRPr="00904012" w:rsidRDefault="00904012" w:rsidP="00141D2F">
      <w:pPr>
        <w:pStyle w:val="ListParagraph"/>
        <w:spacing w:after="240" w:line="360" w:lineRule="auto"/>
        <w:jc w:val="both"/>
        <w:rPr>
          <w:rFonts w:ascii="Times New Roman" w:hAnsi="Times New Roman" w:cs="Times New Roman"/>
          <w:sz w:val="26"/>
          <w:szCs w:val="26"/>
          <w:shd w:val="clear" w:color="auto" w:fill="FFFFFF"/>
        </w:rPr>
      </w:pPr>
      <w:r w:rsidRPr="00904012">
        <w:rPr>
          <w:rFonts w:ascii="Times New Roman" w:hAnsi="Times New Roman" w:cs="Times New Roman"/>
          <w:sz w:val="26"/>
          <w:szCs w:val="26"/>
          <w:shd w:val="clear" w:color="auto" w:fill="FFFFFF"/>
        </w:rPr>
        <w:t xml:space="preserve">write-&gt;   </w:t>
      </w:r>
      <w:proofErr w:type="spellStart"/>
      <w:r w:rsidRPr="00904012">
        <w:rPr>
          <w:rFonts w:ascii="Times New Roman" w:hAnsi="Times New Roman" w:cs="Times New Roman"/>
          <w:sz w:val="26"/>
          <w:szCs w:val="26"/>
          <w:shd w:val="clear" w:color="auto" w:fill="FFFFFF"/>
        </w:rPr>
        <w:t>process_id</w:t>
      </w:r>
      <w:proofErr w:type="spellEnd"/>
      <w:r w:rsidRPr="00904012">
        <w:rPr>
          <w:rFonts w:ascii="Times New Roman" w:hAnsi="Times New Roman" w:cs="Times New Roman"/>
          <w:sz w:val="26"/>
          <w:szCs w:val="26"/>
          <w:shd w:val="clear" w:color="auto" w:fill="FFFFFF"/>
        </w:rPr>
        <w:t xml:space="preserve">    </w:t>
      </w:r>
      <w:proofErr w:type="spellStart"/>
      <w:r w:rsidRPr="00904012">
        <w:rPr>
          <w:rFonts w:ascii="Times New Roman" w:hAnsi="Times New Roman" w:cs="Times New Roman"/>
          <w:sz w:val="26"/>
          <w:szCs w:val="26"/>
          <w:shd w:val="clear" w:color="auto" w:fill="FFFFFF"/>
        </w:rPr>
        <w:t>process_name</w:t>
      </w:r>
      <w:proofErr w:type="spellEnd"/>
      <w:r w:rsidRPr="00904012">
        <w:rPr>
          <w:rFonts w:ascii="Times New Roman" w:hAnsi="Times New Roman" w:cs="Times New Roman"/>
          <w:sz w:val="26"/>
          <w:szCs w:val="26"/>
          <w:shd w:val="clear" w:color="auto" w:fill="FFFFFF"/>
        </w:rPr>
        <w:t xml:space="preserve">    </w:t>
      </w:r>
      <w:proofErr w:type="spellStart"/>
      <w:r w:rsidRPr="00904012">
        <w:rPr>
          <w:rFonts w:ascii="Times New Roman" w:hAnsi="Times New Roman" w:cs="Times New Roman"/>
          <w:sz w:val="26"/>
          <w:szCs w:val="26"/>
          <w:shd w:val="clear" w:color="auto" w:fill="FFFFFF"/>
        </w:rPr>
        <w:t>process_date_and_time</w:t>
      </w:r>
      <w:proofErr w:type="spellEnd"/>
      <w:r w:rsidRPr="00904012">
        <w:rPr>
          <w:rFonts w:ascii="Times New Roman" w:hAnsi="Times New Roman" w:cs="Times New Roman"/>
          <w:sz w:val="26"/>
          <w:szCs w:val="26"/>
          <w:shd w:val="clear" w:color="auto" w:fill="FFFFFF"/>
        </w:rPr>
        <w:t xml:space="preserve">    </w:t>
      </w:r>
      <w:proofErr w:type="spellStart"/>
      <w:r w:rsidRPr="00904012">
        <w:rPr>
          <w:rFonts w:ascii="Times New Roman" w:hAnsi="Times New Roman" w:cs="Times New Roman"/>
          <w:sz w:val="26"/>
          <w:szCs w:val="26"/>
          <w:shd w:val="clear" w:color="auto" w:fill="FFFFFF"/>
        </w:rPr>
        <w:t>before_process</w:t>
      </w:r>
      <w:proofErr w:type="spellEnd"/>
      <w:r w:rsidRPr="00904012">
        <w:rPr>
          <w:rFonts w:ascii="Times New Roman" w:hAnsi="Times New Roman" w:cs="Times New Roman"/>
          <w:sz w:val="26"/>
          <w:szCs w:val="26"/>
          <w:shd w:val="clear" w:color="auto" w:fill="FFFFFF"/>
        </w:rPr>
        <w:t xml:space="preserve">    </w:t>
      </w:r>
      <w:proofErr w:type="spellStart"/>
      <w:r w:rsidRPr="00904012">
        <w:rPr>
          <w:rFonts w:ascii="Times New Roman" w:hAnsi="Times New Roman" w:cs="Times New Roman"/>
          <w:sz w:val="26"/>
          <w:szCs w:val="26"/>
          <w:shd w:val="clear" w:color="auto" w:fill="FFFFFF"/>
        </w:rPr>
        <w:t>after_process</w:t>
      </w:r>
      <w:proofErr w:type="spellEnd"/>
    </w:p>
    <w:p w14:paraId="4EBBC90F" w14:textId="77777777" w:rsidR="00904012" w:rsidRPr="00904012" w:rsidRDefault="00904012" w:rsidP="00141D2F">
      <w:pPr>
        <w:pStyle w:val="ListParagraph"/>
        <w:spacing w:after="240" w:line="360" w:lineRule="auto"/>
        <w:jc w:val="both"/>
        <w:rPr>
          <w:rFonts w:ascii="Times New Roman" w:hAnsi="Times New Roman" w:cs="Times New Roman"/>
          <w:sz w:val="26"/>
          <w:szCs w:val="26"/>
          <w:shd w:val="clear" w:color="auto" w:fill="FFFFFF"/>
        </w:rPr>
      </w:pPr>
      <w:proofErr w:type="spellStart"/>
      <w:r w:rsidRPr="00904012">
        <w:rPr>
          <w:rFonts w:ascii="Times New Roman" w:hAnsi="Times New Roman" w:cs="Times New Roman"/>
          <w:sz w:val="26"/>
          <w:szCs w:val="26"/>
          <w:shd w:val="clear" w:color="auto" w:fill="FFFFFF"/>
        </w:rPr>
        <w:t>id_file.close</w:t>
      </w:r>
      <w:proofErr w:type="spellEnd"/>
      <w:r w:rsidRPr="00904012">
        <w:rPr>
          <w:rFonts w:ascii="Times New Roman" w:hAnsi="Times New Roman" w:cs="Times New Roman"/>
          <w:sz w:val="26"/>
          <w:szCs w:val="26"/>
          <w:shd w:val="clear" w:color="auto" w:fill="FFFFFF"/>
        </w:rPr>
        <w:t>()</w:t>
      </w:r>
    </w:p>
    <w:p w14:paraId="151D2569" w14:textId="77777777" w:rsidR="00904012" w:rsidRPr="00904012" w:rsidRDefault="00904012" w:rsidP="00141D2F">
      <w:pPr>
        <w:pStyle w:val="ListParagraph"/>
        <w:spacing w:after="120" w:line="360" w:lineRule="auto"/>
        <w:jc w:val="both"/>
        <w:rPr>
          <w:ins w:id="1" w:author="Unknown"/>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t xml:space="preserve">set </w:t>
      </w:r>
      <w:r w:rsidRPr="00904012">
        <w:rPr>
          <w:rFonts w:ascii="Times New Roman" w:hAnsi="Times New Roman" w:cs="Times New Roman"/>
          <w:sz w:val="26"/>
          <w:szCs w:val="26"/>
          <w:shd w:val="clear" w:color="auto" w:fill="FFFFFF"/>
        </w:rPr>
        <w:t>ls[3] = str(</w:t>
      </w:r>
      <w:proofErr w:type="spellStart"/>
      <w:r w:rsidRPr="00904012">
        <w:rPr>
          <w:rFonts w:ascii="Times New Roman" w:hAnsi="Times New Roman" w:cs="Times New Roman"/>
          <w:sz w:val="26"/>
          <w:szCs w:val="26"/>
          <w:shd w:val="clear" w:color="auto" w:fill="FFFFFF"/>
        </w:rPr>
        <w:t>current_balance</w:t>
      </w:r>
      <w:proofErr w:type="spellEnd"/>
      <w:r w:rsidRPr="00904012">
        <w:rPr>
          <w:rFonts w:ascii="Times New Roman" w:hAnsi="Times New Roman" w:cs="Times New Roman"/>
          <w:sz w:val="26"/>
          <w:szCs w:val="26"/>
          <w:shd w:val="clear" w:color="auto" w:fill="FFFFFF"/>
        </w:rPr>
        <w:t>)</w:t>
      </w:r>
    </w:p>
    <w:p w14:paraId="1A30E245" w14:textId="77777777" w:rsidR="00904012" w:rsidRDefault="002F52F3" w:rsidP="00904012">
      <w:pPr>
        <w:spacing w:after="240" w:line="240" w:lineRule="auto"/>
        <w:jc w:val="both"/>
        <w:rPr>
          <w:rFonts w:ascii="Times New Roman" w:hAnsi="Times New Roman" w:cs="Times New Roman"/>
          <w:sz w:val="26"/>
          <w:szCs w:val="26"/>
          <w:shd w:val="clear" w:color="auto" w:fill="FFFFFF"/>
        </w:rPr>
      </w:pPr>
      <w:r>
        <w:rPr>
          <w:rFonts w:ascii="Times New Roman" w:hAnsi="Times New Roman" w:cs="Times New Roman"/>
          <w:b/>
          <w:bCs/>
          <w:sz w:val="26"/>
          <w:szCs w:val="26"/>
        </w:rPr>
        <w:t xml:space="preserve">  </w:t>
      </w:r>
      <w:r w:rsidR="00904012">
        <w:rPr>
          <w:rFonts w:ascii="Times New Roman" w:hAnsi="Times New Roman" w:cs="Times New Roman"/>
          <w:sz w:val="26"/>
          <w:szCs w:val="26"/>
          <w:shd w:val="clear" w:color="auto" w:fill="FFFFFF"/>
        </w:rPr>
        <w:t>This is the pseudo code for deposition of money in the account.</w:t>
      </w:r>
    </w:p>
    <w:p w14:paraId="60654296" w14:textId="77777777" w:rsidR="00904012" w:rsidRDefault="00904012" w:rsidP="00904012">
      <w:pPr>
        <w:spacing w:after="240" w:line="240" w:lineRule="auto"/>
        <w:jc w:val="both"/>
        <w:rPr>
          <w:rFonts w:ascii="Times New Roman" w:hAnsi="Times New Roman" w:cs="Times New Roman"/>
          <w:sz w:val="26"/>
          <w:szCs w:val="26"/>
          <w:shd w:val="clear" w:color="auto" w:fill="FFFFFF"/>
        </w:rPr>
      </w:pPr>
    </w:p>
    <w:p w14:paraId="27B8664F" w14:textId="77777777" w:rsidR="00904012" w:rsidRPr="00904012" w:rsidRDefault="00904012" w:rsidP="00141D2F">
      <w:pPr>
        <w:pStyle w:val="ListParagraph"/>
        <w:spacing w:line="360" w:lineRule="auto"/>
        <w:jc w:val="both"/>
        <w:rPr>
          <w:rFonts w:ascii="Times New Roman" w:hAnsi="Times New Roman" w:cs="Times New Roman"/>
          <w:bCs/>
          <w:sz w:val="26"/>
          <w:szCs w:val="26"/>
        </w:rPr>
      </w:pPr>
      <w:proofErr w:type="spellStart"/>
      <w:r w:rsidRPr="00904012">
        <w:rPr>
          <w:rFonts w:ascii="Times New Roman" w:hAnsi="Times New Roman" w:cs="Times New Roman"/>
          <w:bCs/>
          <w:sz w:val="26"/>
          <w:szCs w:val="26"/>
        </w:rPr>
        <w:t>login_id</w:t>
      </w:r>
      <w:proofErr w:type="spellEnd"/>
      <w:r w:rsidRPr="00904012">
        <w:rPr>
          <w:rFonts w:ascii="Times New Roman" w:hAnsi="Times New Roman" w:cs="Times New Roman"/>
          <w:bCs/>
          <w:sz w:val="26"/>
          <w:szCs w:val="26"/>
        </w:rPr>
        <w:t xml:space="preserve"> = input('Please, </w:t>
      </w:r>
      <w:proofErr w:type="gramStart"/>
      <w:r w:rsidRPr="00904012">
        <w:rPr>
          <w:rFonts w:ascii="Times New Roman" w:hAnsi="Times New Roman" w:cs="Times New Roman"/>
          <w:bCs/>
          <w:sz w:val="26"/>
          <w:szCs w:val="26"/>
        </w:rPr>
        <w:t>Enter</w:t>
      </w:r>
      <w:proofErr w:type="gramEnd"/>
      <w:r w:rsidRPr="00904012">
        <w:rPr>
          <w:rFonts w:ascii="Times New Roman" w:hAnsi="Times New Roman" w:cs="Times New Roman"/>
          <w:bCs/>
          <w:sz w:val="26"/>
          <w:szCs w:val="26"/>
        </w:rPr>
        <w:t xml:space="preserve"> your info(press "</w:t>
      </w:r>
      <w:proofErr w:type="spellStart"/>
      <w:r w:rsidRPr="00904012">
        <w:rPr>
          <w:rFonts w:ascii="Times New Roman" w:hAnsi="Times New Roman" w:cs="Times New Roman"/>
          <w:bCs/>
          <w:sz w:val="26"/>
          <w:szCs w:val="26"/>
        </w:rPr>
        <w:t>Ctrl+C</w:t>
      </w:r>
      <w:proofErr w:type="spellEnd"/>
      <w:r w:rsidRPr="00904012">
        <w:rPr>
          <w:rFonts w:ascii="Times New Roman" w:hAnsi="Times New Roman" w:cs="Times New Roman"/>
          <w:bCs/>
          <w:sz w:val="26"/>
          <w:szCs w:val="26"/>
        </w:rPr>
        <w:t>" to go back) \n&gt;&gt;ID: ')</w:t>
      </w:r>
    </w:p>
    <w:p w14:paraId="6839BB2A" w14:textId="77777777" w:rsidR="00904012" w:rsidRPr="00904012" w:rsidRDefault="00904012" w:rsidP="00141D2F">
      <w:pPr>
        <w:pStyle w:val="ListParagraph"/>
        <w:spacing w:line="360" w:lineRule="auto"/>
        <w:jc w:val="both"/>
        <w:rPr>
          <w:rFonts w:ascii="Times New Roman" w:hAnsi="Times New Roman" w:cs="Times New Roman"/>
          <w:bCs/>
          <w:sz w:val="26"/>
          <w:szCs w:val="26"/>
        </w:rPr>
      </w:pPr>
      <w:proofErr w:type="spellStart"/>
      <w:r w:rsidRPr="00904012">
        <w:rPr>
          <w:rFonts w:ascii="Times New Roman" w:hAnsi="Times New Roman" w:cs="Times New Roman"/>
          <w:bCs/>
          <w:sz w:val="26"/>
          <w:szCs w:val="26"/>
        </w:rPr>
        <w:t>login_password</w:t>
      </w:r>
      <w:proofErr w:type="spellEnd"/>
      <w:r w:rsidRPr="00904012">
        <w:rPr>
          <w:rFonts w:ascii="Times New Roman" w:hAnsi="Times New Roman" w:cs="Times New Roman"/>
          <w:bCs/>
          <w:sz w:val="26"/>
          <w:szCs w:val="26"/>
        </w:rPr>
        <w:t xml:space="preserve"> = input('&gt;&gt;Password: ')</w:t>
      </w:r>
    </w:p>
    <w:p w14:paraId="09CE2BA1" w14:textId="77777777" w:rsidR="00904012" w:rsidRPr="00904012" w:rsidRDefault="00904012" w:rsidP="00141D2F">
      <w:pPr>
        <w:pStyle w:val="ListParagraph"/>
        <w:spacing w:line="360" w:lineRule="auto"/>
        <w:jc w:val="both"/>
        <w:rPr>
          <w:rFonts w:ascii="Times New Roman" w:hAnsi="Times New Roman" w:cs="Times New Roman"/>
          <w:bCs/>
          <w:sz w:val="26"/>
          <w:szCs w:val="26"/>
        </w:rPr>
      </w:pPr>
      <w:r>
        <w:rPr>
          <w:rFonts w:ascii="Times New Roman" w:hAnsi="Times New Roman" w:cs="Times New Roman"/>
          <w:bCs/>
          <w:sz w:val="26"/>
          <w:szCs w:val="26"/>
        </w:rPr>
        <w:t xml:space="preserve">set </w:t>
      </w:r>
      <w:r w:rsidRPr="00904012">
        <w:rPr>
          <w:rFonts w:ascii="Times New Roman" w:hAnsi="Times New Roman" w:cs="Times New Roman"/>
          <w:bCs/>
          <w:sz w:val="26"/>
          <w:szCs w:val="26"/>
        </w:rPr>
        <w:t>found = False</w:t>
      </w:r>
    </w:p>
    <w:p w14:paraId="456C6C25" w14:textId="77777777" w:rsidR="00904012" w:rsidRPr="00904012" w:rsidRDefault="00904012" w:rsidP="00141D2F">
      <w:pPr>
        <w:pStyle w:val="ListParagraph"/>
        <w:spacing w:line="360" w:lineRule="auto"/>
        <w:jc w:val="both"/>
        <w:rPr>
          <w:rFonts w:ascii="Times New Roman" w:hAnsi="Times New Roman" w:cs="Times New Roman"/>
          <w:bCs/>
          <w:sz w:val="26"/>
          <w:szCs w:val="26"/>
        </w:rPr>
      </w:pPr>
      <w:r w:rsidRPr="00904012">
        <w:rPr>
          <w:rFonts w:ascii="Times New Roman" w:hAnsi="Times New Roman" w:cs="Times New Roman"/>
          <w:bCs/>
          <w:sz w:val="26"/>
          <w:szCs w:val="26"/>
        </w:rPr>
        <w:t xml:space="preserve">for account in </w:t>
      </w:r>
      <w:proofErr w:type="spellStart"/>
      <w:r w:rsidRPr="00904012">
        <w:rPr>
          <w:rFonts w:ascii="Times New Roman" w:hAnsi="Times New Roman" w:cs="Times New Roman"/>
          <w:bCs/>
          <w:sz w:val="26"/>
          <w:szCs w:val="26"/>
        </w:rPr>
        <w:t>acc_list</w:t>
      </w:r>
      <w:proofErr w:type="spellEnd"/>
      <w:r w:rsidRPr="00904012">
        <w:rPr>
          <w:rFonts w:ascii="Times New Roman" w:hAnsi="Times New Roman" w:cs="Times New Roman"/>
          <w:bCs/>
          <w:sz w:val="26"/>
          <w:szCs w:val="26"/>
        </w:rPr>
        <w:t>:</w:t>
      </w:r>
    </w:p>
    <w:p w14:paraId="6B7DAB2B" w14:textId="77777777" w:rsidR="00904012" w:rsidRPr="00904012" w:rsidRDefault="00904012" w:rsidP="00141D2F">
      <w:pPr>
        <w:pStyle w:val="ListParagraph"/>
        <w:spacing w:line="360" w:lineRule="auto"/>
        <w:jc w:val="both"/>
        <w:rPr>
          <w:rFonts w:ascii="Times New Roman" w:hAnsi="Times New Roman" w:cs="Times New Roman"/>
          <w:bCs/>
          <w:sz w:val="26"/>
          <w:szCs w:val="26"/>
        </w:rPr>
      </w:pPr>
      <w:r w:rsidRPr="00904012">
        <w:rPr>
          <w:rFonts w:ascii="Times New Roman" w:hAnsi="Times New Roman" w:cs="Times New Roman"/>
          <w:bCs/>
          <w:sz w:val="26"/>
          <w:szCs w:val="26"/>
        </w:rPr>
        <w:t xml:space="preserve">if account[0] == </w:t>
      </w:r>
      <w:proofErr w:type="spellStart"/>
      <w:r w:rsidRPr="00904012">
        <w:rPr>
          <w:rFonts w:ascii="Times New Roman" w:hAnsi="Times New Roman" w:cs="Times New Roman"/>
          <w:bCs/>
          <w:sz w:val="26"/>
          <w:szCs w:val="26"/>
        </w:rPr>
        <w:t>login_id</w:t>
      </w:r>
      <w:proofErr w:type="spellEnd"/>
      <w:r w:rsidRPr="00904012">
        <w:rPr>
          <w:rFonts w:ascii="Times New Roman" w:hAnsi="Times New Roman" w:cs="Times New Roman"/>
          <w:bCs/>
          <w:sz w:val="26"/>
          <w:szCs w:val="26"/>
        </w:rPr>
        <w:t xml:space="preserve"> and account[2] == </w:t>
      </w:r>
      <w:proofErr w:type="spellStart"/>
      <w:r w:rsidRPr="00904012">
        <w:rPr>
          <w:rFonts w:ascii="Times New Roman" w:hAnsi="Times New Roman" w:cs="Times New Roman"/>
          <w:bCs/>
          <w:sz w:val="26"/>
          <w:szCs w:val="26"/>
        </w:rPr>
        <w:t>login_password</w:t>
      </w:r>
      <w:proofErr w:type="spellEnd"/>
      <w:r w:rsidRPr="00904012">
        <w:rPr>
          <w:rFonts w:ascii="Times New Roman" w:hAnsi="Times New Roman" w:cs="Times New Roman"/>
          <w:bCs/>
          <w:sz w:val="26"/>
          <w:szCs w:val="26"/>
        </w:rPr>
        <w:t>:</w:t>
      </w:r>
    </w:p>
    <w:p w14:paraId="4F1C87C2" w14:textId="77777777" w:rsidR="00904012" w:rsidRPr="00904012" w:rsidRDefault="00904012" w:rsidP="00A259FD">
      <w:pPr>
        <w:pStyle w:val="ListParagraph"/>
        <w:numPr>
          <w:ilvl w:val="1"/>
          <w:numId w:val="24"/>
        </w:numPr>
        <w:spacing w:line="240" w:lineRule="auto"/>
        <w:jc w:val="both"/>
        <w:rPr>
          <w:rFonts w:ascii="Times New Roman" w:hAnsi="Times New Roman" w:cs="Times New Roman"/>
          <w:bCs/>
          <w:sz w:val="26"/>
          <w:szCs w:val="26"/>
        </w:rPr>
      </w:pPr>
      <w:r>
        <w:rPr>
          <w:rFonts w:ascii="Times New Roman" w:hAnsi="Times New Roman" w:cs="Times New Roman"/>
          <w:bCs/>
          <w:sz w:val="26"/>
          <w:szCs w:val="26"/>
        </w:rPr>
        <w:t xml:space="preserve">set </w:t>
      </w:r>
      <w:r w:rsidRPr="00904012">
        <w:rPr>
          <w:rFonts w:ascii="Times New Roman" w:hAnsi="Times New Roman" w:cs="Times New Roman"/>
          <w:bCs/>
          <w:sz w:val="26"/>
          <w:szCs w:val="26"/>
        </w:rPr>
        <w:t>found = True</w:t>
      </w:r>
    </w:p>
    <w:p w14:paraId="1490F020" w14:textId="3E50D64F" w:rsidR="00904012" w:rsidRPr="00904012" w:rsidRDefault="00141D2F" w:rsidP="00A259FD">
      <w:pPr>
        <w:pStyle w:val="ListParagraph"/>
        <w:numPr>
          <w:ilvl w:val="1"/>
          <w:numId w:val="24"/>
        </w:numPr>
        <w:spacing w:line="240" w:lineRule="auto"/>
        <w:jc w:val="both"/>
        <w:rPr>
          <w:rFonts w:ascii="Times New Roman" w:hAnsi="Times New Roman" w:cs="Times New Roman"/>
          <w:bCs/>
          <w:sz w:val="26"/>
          <w:szCs w:val="26"/>
        </w:rPr>
      </w:pPr>
      <w:r w:rsidRPr="00904012">
        <w:rPr>
          <w:rFonts w:ascii="Times New Roman" w:hAnsi="Times New Roman" w:cs="Times New Roman"/>
          <w:bCs/>
          <w:sz w:val="26"/>
          <w:szCs w:val="26"/>
        </w:rPr>
        <w:t>clear screen</w:t>
      </w:r>
      <w:r w:rsidR="00904012" w:rsidRPr="00904012">
        <w:rPr>
          <w:rFonts w:ascii="Times New Roman" w:hAnsi="Times New Roman" w:cs="Times New Roman"/>
          <w:bCs/>
          <w:sz w:val="26"/>
          <w:szCs w:val="26"/>
        </w:rPr>
        <w:t>()</w:t>
      </w:r>
    </w:p>
    <w:p w14:paraId="1758BC84" w14:textId="77777777" w:rsidR="00904012" w:rsidRPr="00904012" w:rsidRDefault="00904012" w:rsidP="00A259FD">
      <w:pPr>
        <w:pStyle w:val="ListParagraph"/>
        <w:numPr>
          <w:ilvl w:val="1"/>
          <w:numId w:val="24"/>
        </w:numPr>
        <w:spacing w:line="240" w:lineRule="auto"/>
        <w:jc w:val="both"/>
        <w:rPr>
          <w:rFonts w:ascii="Times New Roman" w:hAnsi="Times New Roman" w:cs="Times New Roman"/>
          <w:bCs/>
          <w:sz w:val="26"/>
          <w:szCs w:val="26"/>
        </w:rPr>
      </w:pPr>
      <w:r w:rsidRPr="00904012">
        <w:rPr>
          <w:rFonts w:ascii="Times New Roman" w:hAnsi="Times New Roman" w:cs="Times New Roman"/>
          <w:bCs/>
          <w:sz w:val="26"/>
          <w:szCs w:val="26"/>
        </w:rPr>
        <w:t>menu2(account)</w:t>
      </w:r>
    </w:p>
    <w:p w14:paraId="4244D2F8" w14:textId="77777777" w:rsidR="00904012" w:rsidRPr="00904012" w:rsidRDefault="00904012" w:rsidP="00A259FD">
      <w:pPr>
        <w:pStyle w:val="ListParagraph"/>
        <w:numPr>
          <w:ilvl w:val="1"/>
          <w:numId w:val="24"/>
        </w:numPr>
        <w:spacing w:line="240" w:lineRule="auto"/>
        <w:jc w:val="both"/>
        <w:rPr>
          <w:rFonts w:ascii="Times New Roman" w:hAnsi="Times New Roman" w:cs="Times New Roman"/>
          <w:bCs/>
          <w:sz w:val="26"/>
          <w:szCs w:val="26"/>
        </w:rPr>
      </w:pPr>
      <w:r w:rsidRPr="00904012">
        <w:rPr>
          <w:rFonts w:ascii="Times New Roman" w:hAnsi="Times New Roman" w:cs="Times New Roman"/>
          <w:bCs/>
          <w:sz w:val="26"/>
          <w:szCs w:val="26"/>
        </w:rPr>
        <w:t>break</w:t>
      </w:r>
    </w:p>
    <w:p w14:paraId="655E44B7" w14:textId="77777777" w:rsidR="00904012" w:rsidRPr="00904012" w:rsidRDefault="00904012" w:rsidP="00BB59B7">
      <w:pPr>
        <w:pStyle w:val="ListParagraph"/>
        <w:spacing w:line="240" w:lineRule="auto"/>
        <w:jc w:val="both"/>
        <w:rPr>
          <w:rFonts w:ascii="Times New Roman" w:hAnsi="Times New Roman" w:cs="Times New Roman"/>
          <w:bCs/>
          <w:sz w:val="26"/>
          <w:szCs w:val="26"/>
        </w:rPr>
      </w:pPr>
      <w:r w:rsidRPr="00904012">
        <w:rPr>
          <w:rFonts w:ascii="Times New Roman" w:hAnsi="Times New Roman" w:cs="Times New Roman"/>
          <w:bCs/>
          <w:sz w:val="26"/>
          <w:szCs w:val="26"/>
        </w:rPr>
        <w:t>else:</w:t>
      </w:r>
    </w:p>
    <w:p w14:paraId="6C7F0B67" w14:textId="77777777" w:rsidR="00904012" w:rsidRPr="00904012" w:rsidRDefault="00904012" w:rsidP="00A259FD">
      <w:pPr>
        <w:pStyle w:val="ListParagraph"/>
        <w:numPr>
          <w:ilvl w:val="1"/>
          <w:numId w:val="24"/>
        </w:numPr>
        <w:spacing w:line="240" w:lineRule="auto"/>
        <w:jc w:val="both"/>
        <w:rPr>
          <w:rFonts w:ascii="Times New Roman" w:hAnsi="Times New Roman" w:cs="Times New Roman"/>
          <w:bCs/>
          <w:sz w:val="26"/>
          <w:szCs w:val="26"/>
        </w:rPr>
      </w:pPr>
      <w:r w:rsidRPr="00904012">
        <w:rPr>
          <w:rFonts w:ascii="Times New Roman" w:hAnsi="Times New Roman" w:cs="Times New Roman"/>
          <w:bCs/>
          <w:sz w:val="26"/>
          <w:szCs w:val="26"/>
        </w:rPr>
        <w:t>continue</w:t>
      </w:r>
    </w:p>
    <w:p w14:paraId="60E54FF9" w14:textId="77777777" w:rsidR="008E5E0F" w:rsidRDefault="00904012" w:rsidP="006B492F">
      <w:pPr>
        <w:spacing w:line="360" w:lineRule="auto"/>
        <w:jc w:val="both"/>
        <w:rPr>
          <w:rFonts w:ascii="Times New Roman" w:hAnsi="Times New Roman" w:cs="Times New Roman"/>
          <w:bCs/>
          <w:sz w:val="26"/>
          <w:szCs w:val="26"/>
        </w:rPr>
      </w:pPr>
      <w:r>
        <w:rPr>
          <w:rFonts w:ascii="Times New Roman" w:hAnsi="Times New Roman" w:cs="Times New Roman"/>
          <w:bCs/>
          <w:sz w:val="26"/>
          <w:szCs w:val="26"/>
        </w:rPr>
        <w:t>This is the pseudo code for Login module.</w:t>
      </w:r>
    </w:p>
    <w:p w14:paraId="5839F07A" w14:textId="77777777" w:rsidR="00904012" w:rsidRPr="008E5E0F" w:rsidRDefault="00904012" w:rsidP="006B492F">
      <w:pPr>
        <w:spacing w:line="360" w:lineRule="auto"/>
        <w:jc w:val="both"/>
        <w:rPr>
          <w:rFonts w:ascii="Times New Roman" w:hAnsi="Times New Roman" w:cs="Times New Roman"/>
          <w:bCs/>
          <w:sz w:val="26"/>
          <w:szCs w:val="26"/>
        </w:rPr>
      </w:pPr>
    </w:p>
    <w:p w14:paraId="41CB5D2D" w14:textId="77777777" w:rsidR="002A2D8F" w:rsidRPr="002A2D8F" w:rsidRDefault="002A2D8F" w:rsidP="006B492F">
      <w:pPr>
        <w:spacing w:line="360" w:lineRule="auto"/>
        <w:jc w:val="both"/>
        <w:rPr>
          <w:rFonts w:ascii="Times New Roman" w:hAnsi="Times New Roman" w:cs="Times New Roman"/>
          <w:sz w:val="26"/>
          <w:szCs w:val="26"/>
        </w:rPr>
      </w:pPr>
    </w:p>
    <w:p w14:paraId="31C24D8F" w14:textId="77777777" w:rsidR="002A2D8F" w:rsidRPr="002A2D8F" w:rsidRDefault="002A2D8F" w:rsidP="006B492F">
      <w:pPr>
        <w:spacing w:line="360" w:lineRule="auto"/>
        <w:jc w:val="both"/>
        <w:rPr>
          <w:rFonts w:ascii="Times New Roman" w:hAnsi="Times New Roman" w:cs="Times New Roman"/>
          <w:sz w:val="26"/>
          <w:szCs w:val="26"/>
        </w:rPr>
      </w:pPr>
    </w:p>
    <w:p w14:paraId="062621FF" w14:textId="77777777" w:rsidR="00675743" w:rsidRPr="00B55334" w:rsidRDefault="00675743" w:rsidP="006B492F">
      <w:pPr>
        <w:spacing w:line="360" w:lineRule="auto"/>
        <w:jc w:val="both"/>
        <w:rPr>
          <w:rFonts w:ascii="Times New Roman" w:hAnsi="Times New Roman" w:cs="Times New Roman"/>
          <w:sz w:val="26"/>
          <w:szCs w:val="26"/>
        </w:rPr>
      </w:pPr>
    </w:p>
    <w:p w14:paraId="7FF2EC34" w14:textId="77777777" w:rsidR="006B492F" w:rsidRDefault="006B492F" w:rsidP="006B492F">
      <w:pPr>
        <w:spacing w:line="480" w:lineRule="auto"/>
        <w:jc w:val="both"/>
        <w:rPr>
          <w:rFonts w:ascii="Times New Roman" w:hAnsi="Times New Roman" w:cs="Times New Roman"/>
          <w:sz w:val="26"/>
          <w:szCs w:val="26"/>
        </w:rPr>
      </w:pPr>
    </w:p>
    <w:p w14:paraId="255C8C6A" w14:textId="77777777" w:rsidR="006B492F" w:rsidRPr="002F52F3" w:rsidRDefault="006B492F" w:rsidP="002F52F3">
      <w:pPr>
        <w:jc w:val="center"/>
        <w:rPr>
          <w:rFonts w:ascii="Times New Roman" w:hAnsi="Times New Roman" w:cs="Times New Roman"/>
          <w:sz w:val="26"/>
          <w:szCs w:val="26"/>
        </w:rPr>
      </w:pPr>
      <w:r>
        <w:rPr>
          <w:rFonts w:ascii="Times New Roman" w:hAnsi="Times New Roman" w:cs="Times New Roman"/>
          <w:sz w:val="26"/>
          <w:szCs w:val="26"/>
        </w:rPr>
        <w:br w:type="page"/>
      </w:r>
      <w:r w:rsidRPr="006B492F">
        <w:rPr>
          <w:rFonts w:ascii="Times New Roman" w:hAnsi="Times New Roman" w:cs="Times New Roman"/>
          <w:b/>
          <w:bCs/>
          <w:sz w:val="28"/>
          <w:szCs w:val="28"/>
        </w:rPr>
        <w:lastRenderedPageBreak/>
        <w:t>CHAPTER 2</w:t>
      </w:r>
    </w:p>
    <w:p w14:paraId="6A838C5B" w14:textId="77777777" w:rsidR="006B492F" w:rsidRDefault="006B492F" w:rsidP="006B492F">
      <w:pPr>
        <w:spacing w:after="240" w:line="360" w:lineRule="auto"/>
        <w:jc w:val="center"/>
        <w:rPr>
          <w:rFonts w:ascii="Times New Roman" w:hAnsi="Times New Roman" w:cs="Times New Roman"/>
          <w:b/>
          <w:bCs/>
          <w:sz w:val="28"/>
          <w:szCs w:val="28"/>
        </w:rPr>
      </w:pPr>
      <w:r w:rsidRPr="006B492F">
        <w:rPr>
          <w:rFonts w:ascii="Times New Roman" w:hAnsi="Times New Roman" w:cs="Times New Roman"/>
          <w:b/>
          <w:bCs/>
          <w:sz w:val="28"/>
          <w:szCs w:val="28"/>
        </w:rPr>
        <w:t>SYSTEM ANALYISIS AND DESIGN</w:t>
      </w:r>
    </w:p>
    <w:p w14:paraId="53AC74B2" w14:textId="77777777" w:rsidR="006B492F" w:rsidRDefault="006B492F" w:rsidP="006B492F">
      <w:pPr>
        <w:spacing w:after="240" w:line="360" w:lineRule="auto"/>
        <w:jc w:val="both"/>
        <w:rPr>
          <w:rFonts w:ascii="Times New Roman" w:hAnsi="Times New Roman" w:cs="Times New Roman"/>
          <w:b/>
          <w:bCs/>
          <w:sz w:val="28"/>
          <w:szCs w:val="28"/>
        </w:rPr>
      </w:pPr>
      <w:r>
        <w:rPr>
          <w:rFonts w:ascii="Times New Roman" w:hAnsi="Times New Roman" w:cs="Times New Roman"/>
          <w:b/>
          <w:bCs/>
          <w:sz w:val="28"/>
          <w:szCs w:val="28"/>
        </w:rPr>
        <w:t>2.1. SOFTWARE USED</w:t>
      </w:r>
    </w:p>
    <w:p w14:paraId="1A05B140" w14:textId="77777777" w:rsidR="006B492F" w:rsidRPr="006B492F" w:rsidRDefault="003B2B00" w:rsidP="006B492F">
      <w:pPr>
        <w:spacing w:after="240" w:line="360" w:lineRule="auto"/>
        <w:jc w:val="both"/>
        <w:rPr>
          <w:rFonts w:ascii="Times New Roman" w:hAnsi="Times New Roman" w:cs="Times New Roman"/>
          <w:sz w:val="26"/>
          <w:szCs w:val="26"/>
        </w:rPr>
      </w:pPr>
      <w:r>
        <w:rPr>
          <w:rFonts w:ascii="Times New Roman" w:hAnsi="Times New Roman" w:cs="Times New Roman"/>
          <w:sz w:val="26"/>
          <w:szCs w:val="26"/>
        </w:rPr>
        <w:t xml:space="preserve">The operating system used in the design of the application is Windows 10. </w:t>
      </w:r>
      <w:r w:rsidR="006B492F" w:rsidRPr="006B492F">
        <w:rPr>
          <w:rFonts w:ascii="Times New Roman" w:hAnsi="Times New Roman" w:cs="Times New Roman"/>
          <w:sz w:val="26"/>
          <w:szCs w:val="26"/>
        </w:rPr>
        <w:t>The software used in building the application is Python 3.7.</w:t>
      </w:r>
      <w:r>
        <w:rPr>
          <w:rFonts w:ascii="Times New Roman" w:hAnsi="Times New Roman" w:cs="Times New Roman"/>
          <w:sz w:val="26"/>
          <w:szCs w:val="26"/>
        </w:rPr>
        <w:t>3</w:t>
      </w:r>
      <w:r w:rsidR="006B492F" w:rsidRPr="006B492F">
        <w:rPr>
          <w:rFonts w:ascii="Times New Roman" w:hAnsi="Times New Roman" w:cs="Times New Roman"/>
          <w:sz w:val="26"/>
          <w:szCs w:val="26"/>
        </w:rPr>
        <w:t xml:space="preserve">. It is the third maintenance release of Python 3.7. The Python 3.7 series is the newest major release of the Python language and contains many new features and </w:t>
      </w:r>
      <w:r w:rsidR="00BB59B7" w:rsidRPr="006B492F">
        <w:rPr>
          <w:rFonts w:ascii="Times New Roman" w:hAnsi="Times New Roman" w:cs="Times New Roman"/>
          <w:sz w:val="26"/>
          <w:szCs w:val="26"/>
        </w:rPr>
        <w:t>optimizations. Among</w:t>
      </w:r>
      <w:r w:rsidR="006B492F" w:rsidRPr="006B492F">
        <w:rPr>
          <w:rFonts w:ascii="Times New Roman" w:hAnsi="Times New Roman" w:cs="Times New Roman"/>
          <w:sz w:val="26"/>
          <w:szCs w:val="26"/>
        </w:rPr>
        <w:t xml:space="preserve"> the major new features in Python 3.7 are:</w:t>
      </w:r>
    </w:p>
    <w:p w14:paraId="676D9CE5" w14:textId="77777777" w:rsidR="006B492F" w:rsidRPr="006B492F" w:rsidRDefault="006B492F" w:rsidP="006B492F">
      <w:pPr>
        <w:pStyle w:val="ListParagraph"/>
        <w:numPr>
          <w:ilvl w:val="0"/>
          <w:numId w:val="1"/>
        </w:numPr>
        <w:spacing w:after="240" w:line="240" w:lineRule="auto"/>
        <w:jc w:val="both"/>
        <w:rPr>
          <w:rFonts w:ascii="Times New Roman" w:hAnsi="Times New Roman" w:cs="Times New Roman"/>
          <w:sz w:val="26"/>
          <w:szCs w:val="26"/>
        </w:rPr>
      </w:pPr>
      <w:r w:rsidRPr="006B492F">
        <w:rPr>
          <w:rFonts w:ascii="Times New Roman" w:hAnsi="Times New Roman" w:cs="Times New Roman"/>
          <w:sz w:val="26"/>
          <w:szCs w:val="26"/>
        </w:rPr>
        <w:t>PEP 539, new C API for thread-local storage</w:t>
      </w:r>
    </w:p>
    <w:p w14:paraId="7328E351" w14:textId="77777777" w:rsidR="006B492F" w:rsidRPr="006B492F" w:rsidRDefault="006B492F" w:rsidP="006B492F">
      <w:pPr>
        <w:pStyle w:val="ListParagraph"/>
        <w:numPr>
          <w:ilvl w:val="0"/>
          <w:numId w:val="1"/>
        </w:numPr>
        <w:spacing w:after="240" w:line="240" w:lineRule="auto"/>
        <w:jc w:val="both"/>
        <w:rPr>
          <w:rFonts w:ascii="Times New Roman" w:hAnsi="Times New Roman" w:cs="Times New Roman"/>
          <w:sz w:val="26"/>
          <w:szCs w:val="26"/>
        </w:rPr>
      </w:pPr>
      <w:r w:rsidRPr="006B492F">
        <w:rPr>
          <w:rFonts w:ascii="Times New Roman" w:hAnsi="Times New Roman" w:cs="Times New Roman"/>
          <w:sz w:val="26"/>
          <w:szCs w:val="26"/>
        </w:rPr>
        <w:t>PEP 545, Python documentation translations</w:t>
      </w:r>
    </w:p>
    <w:p w14:paraId="02A58A5F" w14:textId="77777777" w:rsidR="006B492F" w:rsidRPr="006B492F" w:rsidRDefault="006B492F" w:rsidP="006B492F">
      <w:pPr>
        <w:pStyle w:val="ListParagraph"/>
        <w:numPr>
          <w:ilvl w:val="0"/>
          <w:numId w:val="1"/>
        </w:numPr>
        <w:spacing w:after="240" w:line="240" w:lineRule="auto"/>
        <w:jc w:val="both"/>
        <w:rPr>
          <w:rFonts w:ascii="Times New Roman" w:hAnsi="Times New Roman" w:cs="Times New Roman"/>
          <w:sz w:val="26"/>
          <w:szCs w:val="26"/>
        </w:rPr>
      </w:pPr>
      <w:r w:rsidRPr="006B492F">
        <w:rPr>
          <w:rFonts w:ascii="Times New Roman" w:hAnsi="Times New Roman" w:cs="Times New Roman"/>
          <w:sz w:val="26"/>
          <w:szCs w:val="26"/>
        </w:rPr>
        <w:t>New documentation translations: Japanese, French, and Korean.</w:t>
      </w:r>
    </w:p>
    <w:p w14:paraId="23BA2060" w14:textId="77777777" w:rsidR="006B492F" w:rsidRPr="006B492F" w:rsidRDefault="006B492F" w:rsidP="006B492F">
      <w:pPr>
        <w:pStyle w:val="ListParagraph"/>
        <w:numPr>
          <w:ilvl w:val="0"/>
          <w:numId w:val="1"/>
        </w:numPr>
        <w:spacing w:after="240" w:line="240" w:lineRule="auto"/>
        <w:jc w:val="both"/>
        <w:rPr>
          <w:rFonts w:ascii="Times New Roman" w:hAnsi="Times New Roman" w:cs="Times New Roman"/>
          <w:sz w:val="26"/>
          <w:szCs w:val="26"/>
        </w:rPr>
      </w:pPr>
      <w:r w:rsidRPr="006B492F">
        <w:rPr>
          <w:rFonts w:ascii="Times New Roman" w:hAnsi="Times New Roman" w:cs="Times New Roman"/>
          <w:sz w:val="26"/>
          <w:szCs w:val="26"/>
        </w:rPr>
        <w:t xml:space="preserve">PEP 552, Deterministic </w:t>
      </w:r>
      <w:proofErr w:type="spellStart"/>
      <w:r w:rsidRPr="006B492F">
        <w:rPr>
          <w:rFonts w:ascii="Times New Roman" w:hAnsi="Times New Roman" w:cs="Times New Roman"/>
          <w:sz w:val="26"/>
          <w:szCs w:val="26"/>
        </w:rPr>
        <w:t>pyc</w:t>
      </w:r>
      <w:proofErr w:type="spellEnd"/>
      <w:r w:rsidRPr="006B492F">
        <w:rPr>
          <w:rFonts w:ascii="Times New Roman" w:hAnsi="Times New Roman" w:cs="Times New Roman"/>
          <w:sz w:val="26"/>
          <w:szCs w:val="26"/>
        </w:rPr>
        <w:t xml:space="preserve"> files</w:t>
      </w:r>
    </w:p>
    <w:p w14:paraId="3678CFC1" w14:textId="77777777" w:rsidR="006B492F" w:rsidRPr="006B492F" w:rsidRDefault="006B492F" w:rsidP="006B492F">
      <w:pPr>
        <w:pStyle w:val="ListParagraph"/>
        <w:numPr>
          <w:ilvl w:val="0"/>
          <w:numId w:val="1"/>
        </w:numPr>
        <w:spacing w:after="240" w:line="240" w:lineRule="auto"/>
        <w:jc w:val="both"/>
        <w:rPr>
          <w:rFonts w:ascii="Times New Roman" w:hAnsi="Times New Roman" w:cs="Times New Roman"/>
          <w:sz w:val="26"/>
          <w:szCs w:val="26"/>
        </w:rPr>
      </w:pPr>
      <w:r w:rsidRPr="006B492F">
        <w:rPr>
          <w:rFonts w:ascii="Times New Roman" w:hAnsi="Times New Roman" w:cs="Times New Roman"/>
          <w:sz w:val="26"/>
          <w:szCs w:val="26"/>
        </w:rPr>
        <w:t>PEP 553, Built-in breakpoint()</w:t>
      </w:r>
    </w:p>
    <w:p w14:paraId="53C6F787" w14:textId="77777777" w:rsidR="006B492F" w:rsidRPr="006B492F" w:rsidRDefault="006B492F" w:rsidP="006B492F">
      <w:pPr>
        <w:pStyle w:val="ListParagraph"/>
        <w:numPr>
          <w:ilvl w:val="0"/>
          <w:numId w:val="1"/>
        </w:numPr>
        <w:spacing w:after="240" w:line="240" w:lineRule="auto"/>
        <w:jc w:val="both"/>
        <w:rPr>
          <w:rFonts w:ascii="Times New Roman" w:hAnsi="Times New Roman" w:cs="Times New Roman"/>
          <w:sz w:val="26"/>
          <w:szCs w:val="26"/>
        </w:rPr>
      </w:pPr>
      <w:r w:rsidRPr="006B492F">
        <w:rPr>
          <w:rFonts w:ascii="Times New Roman" w:hAnsi="Times New Roman" w:cs="Times New Roman"/>
          <w:sz w:val="26"/>
          <w:szCs w:val="26"/>
        </w:rPr>
        <w:t>PEP 557, Data Classes</w:t>
      </w:r>
    </w:p>
    <w:p w14:paraId="1312DCC6" w14:textId="77777777" w:rsidR="006B492F" w:rsidRPr="006B492F" w:rsidRDefault="006B492F" w:rsidP="006B492F">
      <w:pPr>
        <w:pStyle w:val="ListParagraph"/>
        <w:numPr>
          <w:ilvl w:val="0"/>
          <w:numId w:val="1"/>
        </w:numPr>
        <w:spacing w:after="240" w:line="240" w:lineRule="auto"/>
        <w:jc w:val="both"/>
        <w:rPr>
          <w:rFonts w:ascii="Times New Roman" w:hAnsi="Times New Roman" w:cs="Times New Roman"/>
          <w:sz w:val="26"/>
          <w:szCs w:val="26"/>
        </w:rPr>
      </w:pPr>
      <w:r w:rsidRPr="006B492F">
        <w:rPr>
          <w:rFonts w:ascii="Times New Roman" w:hAnsi="Times New Roman" w:cs="Times New Roman"/>
          <w:sz w:val="26"/>
          <w:szCs w:val="26"/>
        </w:rPr>
        <w:t>PEP 560, Core support for typing module and generic types</w:t>
      </w:r>
    </w:p>
    <w:p w14:paraId="55AC4C87" w14:textId="77777777" w:rsidR="006B492F" w:rsidRPr="006B492F" w:rsidRDefault="006B492F" w:rsidP="006B492F">
      <w:pPr>
        <w:pStyle w:val="ListParagraph"/>
        <w:numPr>
          <w:ilvl w:val="0"/>
          <w:numId w:val="1"/>
        </w:numPr>
        <w:spacing w:after="240" w:line="240" w:lineRule="auto"/>
        <w:jc w:val="both"/>
        <w:rPr>
          <w:rFonts w:ascii="Times New Roman" w:hAnsi="Times New Roman" w:cs="Times New Roman"/>
          <w:sz w:val="26"/>
          <w:szCs w:val="26"/>
        </w:rPr>
      </w:pPr>
      <w:r w:rsidRPr="006B492F">
        <w:rPr>
          <w:rFonts w:ascii="Times New Roman" w:hAnsi="Times New Roman" w:cs="Times New Roman"/>
          <w:sz w:val="26"/>
          <w:szCs w:val="26"/>
        </w:rPr>
        <w:t>PEP 562, Customization of access to module attributes</w:t>
      </w:r>
    </w:p>
    <w:p w14:paraId="4E00C483" w14:textId="77777777" w:rsidR="006B492F" w:rsidRPr="006B492F" w:rsidRDefault="006B492F" w:rsidP="006B492F">
      <w:pPr>
        <w:pStyle w:val="ListParagraph"/>
        <w:numPr>
          <w:ilvl w:val="0"/>
          <w:numId w:val="1"/>
        </w:numPr>
        <w:spacing w:after="240" w:line="240" w:lineRule="auto"/>
        <w:jc w:val="both"/>
        <w:rPr>
          <w:rFonts w:ascii="Times New Roman" w:hAnsi="Times New Roman" w:cs="Times New Roman"/>
          <w:sz w:val="26"/>
          <w:szCs w:val="26"/>
        </w:rPr>
      </w:pPr>
      <w:r w:rsidRPr="006B492F">
        <w:rPr>
          <w:rFonts w:ascii="Times New Roman" w:hAnsi="Times New Roman" w:cs="Times New Roman"/>
          <w:sz w:val="26"/>
          <w:szCs w:val="26"/>
        </w:rPr>
        <w:t>PEP 563, Postponed evaluation of annotations</w:t>
      </w:r>
    </w:p>
    <w:p w14:paraId="0E7FBDE5" w14:textId="77777777" w:rsidR="006B492F" w:rsidRPr="006B492F" w:rsidRDefault="006B492F" w:rsidP="006B492F">
      <w:pPr>
        <w:pStyle w:val="ListParagraph"/>
        <w:numPr>
          <w:ilvl w:val="0"/>
          <w:numId w:val="1"/>
        </w:numPr>
        <w:spacing w:after="240" w:line="240" w:lineRule="auto"/>
        <w:jc w:val="both"/>
        <w:rPr>
          <w:rFonts w:ascii="Times New Roman" w:hAnsi="Times New Roman" w:cs="Times New Roman"/>
          <w:sz w:val="26"/>
          <w:szCs w:val="26"/>
        </w:rPr>
      </w:pPr>
      <w:r w:rsidRPr="006B492F">
        <w:rPr>
          <w:rFonts w:ascii="Times New Roman" w:hAnsi="Times New Roman" w:cs="Times New Roman"/>
          <w:sz w:val="26"/>
          <w:szCs w:val="26"/>
        </w:rPr>
        <w:t>PEP 564, Time functions with nanosecond resolution</w:t>
      </w:r>
    </w:p>
    <w:p w14:paraId="55A4A7AC" w14:textId="77777777" w:rsidR="006B492F" w:rsidRPr="006B492F" w:rsidRDefault="006B492F" w:rsidP="006B492F">
      <w:pPr>
        <w:pStyle w:val="ListParagraph"/>
        <w:numPr>
          <w:ilvl w:val="0"/>
          <w:numId w:val="1"/>
        </w:numPr>
        <w:spacing w:after="240" w:line="240" w:lineRule="auto"/>
        <w:jc w:val="both"/>
        <w:rPr>
          <w:rFonts w:ascii="Times New Roman" w:hAnsi="Times New Roman" w:cs="Times New Roman"/>
          <w:sz w:val="26"/>
          <w:szCs w:val="26"/>
        </w:rPr>
      </w:pPr>
      <w:r w:rsidRPr="006B492F">
        <w:rPr>
          <w:rFonts w:ascii="Times New Roman" w:hAnsi="Times New Roman" w:cs="Times New Roman"/>
          <w:sz w:val="26"/>
          <w:szCs w:val="26"/>
        </w:rPr>
        <w:t>PEP 565, Improved Deprecation</w:t>
      </w:r>
      <w:r w:rsidR="008E5E0F">
        <w:rPr>
          <w:rFonts w:ascii="Times New Roman" w:hAnsi="Times New Roman" w:cs="Times New Roman"/>
          <w:sz w:val="26"/>
          <w:szCs w:val="26"/>
        </w:rPr>
        <w:t xml:space="preserve"> </w:t>
      </w:r>
      <w:r w:rsidRPr="006B492F">
        <w:rPr>
          <w:rFonts w:ascii="Times New Roman" w:hAnsi="Times New Roman" w:cs="Times New Roman"/>
          <w:sz w:val="26"/>
          <w:szCs w:val="26"/>
        </w:rPr>
        <w:t>Warning handling</w:t>
      </w:r>
    </w:p>
    <w:p w14:paraId="28C15524" w14:textId="77777777" w:rsidR="006B492F" w:rsidRPr="006B492F" w:rsidRDefault="006B492F" w:rsidP="006B492F">
      <w:pPr>
        <w:pStyle w:val="ListParagraph"/>
        <w:numPr>
          <w:ilvl w:val="0"/>
          <w:numId w:val="1"/>
        </w:numPr>
        <w:spacing w:after="240" w:line="240" w:lineRule="auto"/>
        <w:jc w:val="both"/>
        <w:rPr>
          <w:rFonts w:ascii="Times New Roman" w:hAnsi="Times New Roman" w:cs="Times New Roman"/>
          <w:sz w:val="26"/>
          <w:szCs w:val="26"/>
        </w:rPr>
      </w:pPr>
      <w:r w:rsidRPr="006B492F">
        <w:rPr>
          <w:rFonts w:ascii="Times New Roman" w:hAnsi="Times New Roman" w:cs="Times New Roman"/>
          <w:sz w:val="26"/>
          <w:szCs w:val="26"/>
        </w:rPr>
        <w:t>PEP 567, Context Variables</w:t>
      </w:r>
    </w:p>
    <w:p w14:paraId="1BEC0FE3" w14:textId="77777777" w:rsidR="006B492F" w:rsidRPr="006B492F" w:rsidRDefault="006B492F" w:rsidP="006B492F">
      <w:pPr>
        <w:pStyle w:val="ListParagraph"/>
        <w:numPr>
          <w:ilvl w:val="0"/>
          <w:numId w:val="1"/>
        </w:numPr>
        <w:spacing w:after="240" w:line="240" w:lineRule="auto"/>
        <w:jc w:val="both"/>
        <w:rPr>
          <w:rFonts w:ascii="Times New Roman" w:hAnsi="Times New Roman" w:cs="Times New Roman"/>
          <w:sz w:val="26"/>
          <w:szCs w:val="26"/>
        </w:rPr>
      </w:pPr>
      <w:r w:rsidRPr="006B492F">
        <w:rPr>
          <w:rFonts w:ascii="Times New Roman" w:hAnsi="Times New Roman" w:cs="Times New Roman"/>
          <w:sz w:val="26"/>
          <w:szCs w:val="26"/>
        </w:rPr>
        <w:t>Avoiding the use of ASCII as a default text encoding (PEP 538, legacy C locale coercion and PEP 540, forced UTF-8 runtime mode)</w:t>
      </w:r>
    </w:p>
    <w:p w14:paraId="4A2A27B8" w14:textId="77777777" w:rsidR="006B492F" w:rsidRPr="006B492F" w:rsidRDefault="006B492F" w:rsidP="006B492F">
      <w:pPr>
        <w:pStyle w:val="ListParagraph"/>
        <w:numPr>
          <w:ilvl w:val="0"/>
          <w:numId w:val="1"/>
        </w:numPr>
        <w:spacing w:after="240" w:line="240" w:lineRule="auto"/>
        <w:jc w:val="both"/>
        <w:rPr>
          <w:rFonts w:ascii="Times New Roman" w:hAnsi="Times New Roman" w:cs="Times New Roman"/>
          <w:sz w:val="26"/>
          <w:szCs w:val="26"/>
        </w:rPr>
      </w:pPr>
      <w:r w:rsidRPr="006B492F">
        <w:rPr>
          <w:rFonts w:ascii="Times New Roman" w:hAnsi="Times New Roman" w:cs="Times New Roman"/>
          <w:sz w:val="26"/>
          <w:szCs w:val="26"/>
        </w:rPr>
        <w:t xml:space="preserve">The insertion-order preservation nature of </w:t>
      </w:r>
      <w:proofErr w:type="spellStart"/>
      <w:r w:rsidRPr="006B492F">
        <w:rPr>
          <w:rFonts w:ascii="Times New Roman" w:hAnsi="Times New Roman" w:cs="Times New Roman"/>
          <w:sz w:val="26"/>
          <w:szCs w:val="26"/>
        </w:rPr>
        <w:t>dict</w:t>
      </w:r>
      <w:proofErr w:type="spellEnd"/>
      <w:r w:rsidRPr="006B492F">
        <w:rPr>
          <w:rFonts w:ascii="Times New Roman" w:hAnsi="Times New Roman" w:cs="Times New Roman"/>
          <w:sz w:val="26"/>
          <w:szCs w:val="26"/>
        </w:rPr>
        <w:t xml:space="preserve"> objects is now an official part of the Python language spec.</w:t>
      </w:r>
    </w:p>
    <w:p w14:paraId="4E4296C8" w14:textId="77777777" w:rsidR="003B2B00" w:rsidRPr="003B2B00" w:rsidRDefault="006B492F" w:rsidP="003B2B00">
      <w:pPr>
        <w:pStyle w:val="ListParagraph"/>
        <w:numPr>
          <w:ilvl w:val="0"/>
          <w:numId w:val="1"/>
        </w:numPr>
        <w:spacing w:after="240" w:line="240" w:lineRule="auto"/>
        <w:jc w:val="both"/>
        <w:rPr>
          <w:rFonts w:ascii="Times New Roman" w:hAnsi="Times New Roman" w:cs="Times New Roman"/>
          <w:sz w:val="26"/>
          <w:szCs w:val="26"/>
        </w:rPr>
      </w:pPr>
      <w:r w:rsidRPr="006B492F">
        <w:rPr>
          <w:rFonts w:ascii="Times New Roman" w:hAnsi="Times New Roman" w:cs="Times New Roman"/>
          <w:sz w:val="26"/>
          <w:szCs w:val="26"/>
        </w:rPr>
        <w:t>Notable performance improvements in many areas.</w:t>
      </w:r>
    </w:p>
    <w:p w14:paraId="6B9F67CC" w14:textId="77777777" w:rsidR="003B2B00" w:rsidRPr="003B2B00" w:rsidRDefault="006B492F" w:rsidP="006B492F">
      <w:pPr>
        <w:spacing w:after="240" w:line="240" w:lineRule="auto"/>
        <w:jc w:val="both"/>
        <w:rPr>
          <w:rFonts w:ascii="Times New Roman" w:hAnsi="Times New Roman" w:cs="Times New Roman"/>
          <w:b/>
          <w:bCs/>
          <w:sz w:val="28"/>
          <w:szCs w:val="28"/>
        </w:rPr>
      </w:pPr>
      <w:r w:rsidRPr="003B2B00">
        <w:rPr>
          <w:rFonts w:ascii="Times New Roman" w:hAnsi="Times New Roman" w:cs="Times New Roman"/>
          <w:b/>
          <w:bCs/>
          <w:sz w:val="28"/>
          <w:szCs w:val="28"/>
        </w:rPr>
        <w:t>2.3. HARDWARE USE</w:t>
      </w:r>
      <w:r w:rsidR="003B2B00" w:rsidRPr="003B2B00">
        <w:rPr>
          <w:rFonts w:ascii="Times New Roman" w:hAnsi="Times New Roman" w:cs="Times New Roman"/>
          <w:b/>
          <w:bCs/>
          <w:sz w:val="28"/>
          <w:szCs w:val="28"/>
        </w:rPr>
        <w:t>D</w:t>
      </w:r>
    </w:p>
    <w:p w14:paraId="5D5DE196" w14:textId="77777777" w:rsidR="003B2B00" w:rsidRPr="003B2B00" w:rsidRDefault="003B2B00" w:rsidP="003B2B00">
      <w:pPr>
        <w:pStyle w:val="ListParagraph"/>
        <w:numPr>
          <w:ilvl w:val="0"/>
          <w:numId w:val="2"/>
        </w:numPr>
        <w:spacing w:after="240" w:line="240" w:lineRule="auto"/>
        <w:jc w:val="both"/>
        <w:rPr>
          <w:rFonts w:ascii="Times New Roman" w:hAnsi="Times New Roman" w:cs="Times New Roman"/>
          <w:sz w:val="26"/>
          <w:szCs w:val="26"/>
        </w:rPr>
      </w:pPr>
      <w:r w:rsidRPr="003B2B00">
        <w:rPr>
          <w:rFonts w:ascii="Times New Roman" w:hAnsi="Times New Roman" w:cs="Times New Roman"/>
          <w:sz w:val="26"/>
          <w:szCs w:val="26"/>
        </w:rPr>
        <w:t>Processor: Intel® Core™ i5-7300HQ CPU @2.50 GHz</w:t>
      </w:r>
    </w:p>
    <w:p w14:paraId="75A427A8" w14:textId="77777777" w:rsidR="003B2B00" w:rsidRPr="003B2B00" w:rsidRDefault="003B2B00" w:rsidP="003B2B00">
      <w:pPr>
        <w:pStyle w:val="ListParagraph"/>
        <w:numPr>
          <w:ilvl w:val="0"/>
          <w:numId w:val="2"/>
        </w:numPr>
        <w:spacing w:after="240" w:line="240" w:lineRule="auto"/>
        <w:jc w:val="both"/>
        <w:rPr>
          <w:rFonts w:ascii="Times New Roman" w:hAnsi="Times New Roman" w:cs="Times New Roman"/>
          <w:sz w:val="26"/>
          <w:szCs w:val="26"/>
        </w:rPr>
      </w:pPr>
      <w:r w:rsidRPr="003B2B00">
        <w:rPr>
          <w:rFonts w:ascii="Times New Roman" w:hAnsi="Times New Roman" w:cs="Times New Roman"/>
          <w:sz w:val="26"/>
          <w:szCs w:val="26"/>
        </w:rPr>
        <w:t>Installed memory (RAM): 16.0 GB</w:t>
      </w:r>
    </w:p>
    <w:p w14:paraId="35925503" w14:textId="77777777" w:rsidR="003B2B00" w:rsidRDefault="003B2B00" w:rsidP="003B2B00">
      <w:pPr>
        <w:pStyle w:val="ListParagraph"/>
        <w:numPr>
          <w:ilvl w:val="0"/>
          <w:numId w:val="2"/>
        </w:numPr>
        <w:spacing w:after="240" w:line="240" w:lineRule="auto"/>
        <w:jc w:val="both"/>
        <w:rPr>
          <w:rFonts w:ascii="Times New Roman" w:hAnsi="Times New Roman" w:cs="Times New Roman"/>
          <w:sz w:val="26"/>
          <w:szCs w:val="26"/>
        </w:rPr>
      </w:pPr>
      <w:r w:rsidRPr="003B2B00">
        <w:rPr>
          <w:rFonts w:ascii="Times New Roman" w:hAnsi="Times New Roman" w:cs="Times New Roman"/>
          <w:sz w:val="26"/>
          <w:szCs w:val="26"/>
        </w:rPr>
        <w:t xml:space="preserve">GPU: NVIDIA GeForce GTX 1050 </w:t>
      </w:r>
      <w:proofErr w:type="spellStart"/>
      <w:r w:rsidRPr="003B2B00">
        <w:rPr>
          <w:rFonts w:ascii="Times New Roman" w:hAnsi="Times New Roman" w:cs="Times New Roman"/>
          <w:sz w:val="26"/>
          <w:szCs w:val="26"/>
        </w:rPr>
        <w:t>Ti</w:t>
      </w:r>
      <w:proofErr w:type="spellEnd"/>
      <w:r w:rsidRPr="003B2B00">
        <w:rPr>
          <w:rFonts w:ascii="Times New Roman" w:hAnsi="Times New Roman" w:cs="Times New Roman"/>
          <w:sz w:val="26"/>
          <w:szCs w:val="26"/>
        </w:rPr>
        <w:t xml:space="preserve"> @4.0 GB</w:t>
      </w:r>
    </w:p>
    <w:p w14:paraId="49D42D08" w14:textId="77777777" w:rsidR="003B2B00" w:rsidRPr="003B2B00" w:rsidRDefault="003B2B00" w:rsidP="003B2B00">
      <w:pPr>
        <w:spacing w:after="240" w:line="240" w:lineRule="auto"/>
        <w:ind w:left="360"/>
        <w:jc w:val="both"/>
        <w:rPr>
          <w:rFonts w:ascii="Times New Roman" w:hAnsi="Times New Roman" w:cs="Times New Roman"/>
          <w:sz w:val="26"/>
          <w:szCs w:val="26"/>
        </w:rPr>
      </w:pPr>
    </w:p>
    <w:p w14:paraId="6BD056AF" w14:textId="77777777" w:rsidR="003B2B00" w:rsidRPr="003B2B00" w:rsidRDefault="003B2B00" w:rsidP="003B2B00">
      <w:pPr>
        <w:pStyle w:val="ListParagraph"/>
        <w:spacing w:after="240" w:line="240" w:lineRule="auto"/>
        <w:jc w:val="both"/>
        <w:rPr>
          <w:rFonts w:ascii="Times New Roman" w:hAnsi="Times New Roman" w:cs="Times New Roman"/>
          <w:sz w:val="26"/>
          <w:szCs w:val="26"/>
        </w:rPr>
      </w:pPr>
    </w:p>
    <w:p w14:paraId="329A5C0E" w14:textId="77777777" w:rsidR="0038784C" w:rsidRDefault="00940A84" w:rsidP="006B492F">
      <w:pPr>
        <w:spacing w:after="240" w:line="240" w:lineRule="auto"/>
        <w:jc w:val="both"/>
        <w:rPr>
          <w:rFonts w:ascii="Times New Roman" w:hAnsi="Times New Roman" w:cs="Times New Roman"/>
          <w:b/>
          <w:bCs/>
          <w:sz w:val="28"/>
          <w:szCs w:val="28"/>
        </w:rPr>
      </w:pPr>
      <w:r w:rsidRPr="00940A84">
        <w:rPr>
          <w:rFonts w:ascii="Times New Roman" w:hAnsi="Times New Roman" w:cs="Times New Roman"/>
          <w:b/>
          <w:bCs/>
          <w:sz w:val="28"/>
          <w:szCs w:val="28"/>
        </w:rPr>
        <w:lastRenderedPageBreak/>
        <w:t>2.4 ARCHITECTURE DIAGRAM</w:t>
      </w:r>
    </w:p>
    <w:p w14:paraId="66CA4EE3" w14:textId="77777777" w:rsidR="006B492F" w:rsidRDefault="006B492F" w:rsidP="006B492F">
      <w:pPr>
        <w:spacing w:after="240" w:line="240" w:lineRule="auto"/>
        <w:jc w:val="both"/>
        <w:rPr>
          <w:rFonts w:ascii="Times New Roman" w:hAnsi="Times New Roman" w:cs="Times New Roman"/>
          <w:b/>
          <w:bCs/>
          <w:sz w:val="26"/>
          <w:szCs w:val="26"/>
        </w:rPr>
      </w:pPr>
    </w:p>
    <w:p w14:paraId="7A415771" w14:textId="77777777" w:rsidR="006B492F" w:rsidRDefault="002F52F3" w:rsidP="006B492F">
      <w:pPr>
        <w:spacing w:after="240" w:line="240" w:lineRule="auto"/>
        <w:jc w:val="both"/>
        <w:rPr>
          <w:rFonts w:ascii="Times New Roman" w:hAnsi="Times New Roman" w:cs="Times New Roman"/>
          <w:b/>
          <w:bCs/>
          <w:sz w:val="28"/>
          <w:szCs w:val="28"/>
        </w:rPr>
      </w:pPr>
      <w:r w:rsidRPr="002F52F3">
        <w:rPr>
          <w:rFonts w:ascii="Times New Roman" w:hAnsi="Times New Roman" w:cs="Times New Roman"/>
          <w:b/>
          <w:bCs/>
          <w:sz w:val="28"/>
          <w:szCs w:val="28"/>
          <w:lang w:val="en-US"/>
        </w:rPr>
        <w:object w:dxaOrig="7199" w:dyaOrig="5389" w14:anchorId="13EBE27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5pt;height:467.25pt" o:ole="">
            <v:imagedata r:id="rId8" o:title=""/>
          </v:shape>
          <o:OLEObject Type="Embed" ProgID="PowerPoint.Slide.12" ShapeID="_x0000_i1025" DrawAspect="Content" ObjectID="_1634019201" r:id="rId9"/>
        </w:object>
      </w:r>
    </w:p>
    <w:p w14:paraId="37C4895B" w14:textId="77777777" w:rsidR="00E675D6" w:rsidRDefault="00E675D6" w:rsidP="00E675D6">
      <w:pPr>
        <w:spacing w:after="240" w:line="240" w:lineRule="auto"/>
        <w:jc w:val="center"/>
        <w:rPr>
          <w:rFonts w:ascii="Times New Roman" w:hAnsi="Times New Roman" w:cs="Times New Roman"/>
          <w:sz w:val="26"/>
          <w:szCs w:val="26"/>
        </w:rPr>
      </w:pPr>
      <w:r>
        <w:rPr>
          <w:rFonts w:ascii="Times New Roman" w:hAnsi="Times New Roman" w:cs="Times New Roman"/>
          <w:sz w:val="26"/>
          <w:szCs w:val="26"/>
        </w:rPr>
        <w:t>Fig 2.4 Architecture</w:t>
      </w:r>
      <w:r w:rsidRPr="00E1191E">
        <w:rPr>
          <w:rFonts w:ascii="Times New Roman" w:hAnsi="Times New Roman" w:cs="Times New Roman"/>
          <w:sz w:val="26"/>
          <w:szCs w:val="26"/>
        </w:rPr>
        <w:t xml:space="preserve"> Diagram</w:t>
      </w:r>
    </w:p>
    <w:p w14:paraId="09D632EA" w14:textId="77777777" w:rsidR="00E675D6" w:rsidRDefault="00E675D6" w:rsidP="00E675D6">
      <w:pPr>
        <w:spacing w:after="240" w:line="240" w:lineRule="auto"/>
        <w:jc w:val="center"/>
        <w:rPr>
          <w:rFonts w:ascii="Times New Roman" w:hAnsi="Times New Roman" w:cs="Times New Roman"/>
          <w:sz w:val="26"/>
          <w:szCs w:val="26"/>
        </w:rPr>
      </w:pPr>
    </w:p>
    <w:p w14:paraId="796C0017" w14:textId="77777777" w:rsidR="00E675D6" w:rsidRPr="00E1191E" w:rsidRDefault="00E675D6" w:rsidP="00E675D6">
      <w:pPr>
        <w:spacing w:after="240" w:line="360" w:lineRule="auto"/>
        <w:jc w:val="both"/>
        <w:rPr>
          <w:rFonts w:ascii="Times New Roman" w:hAnsi="Times New Roman" w:cs="Times New Roman"/>
          <w:sz w:val="26"/>
          <w:szCs w:val="26"/>
        </w:rPr>
      </w:pPr>
      <w:r>
        <w:rPr>
          <w:rFonts w:ascii="Times New Roman" w:hAnsi="Times New Roman" w:cs="Times New Roman"/>
          <w:sz w:val="26"/>
          <w:szCs w:val="26"/>
        </w:rPr>
        <w:t xml:space="preserve">The Architecture diagram describes the system in a more simple and pictographic manner. The user can either start with providing credentials or creating an account. Then the system provides different functionalities for the </w:t>
      </w:r>
      <w:r>
        <w:rPr>
          <w:rFonts w:ascii="Times New Roman" w:hAnsi="Times New Roman" w:cs="Times New Roman"/>
          <w:sz w:val="26"/>
          <w:szCs w:val="26"/>
        </w:rPr>
        <w:lastRenderedPageBreak/>
        <w:t xml:space="preserve">user to perform in which the user can select any option. Finally after all the desired functions are performed, the user can logout and exit. </w:t>
      </w:r>
    </w:p>
    <w:p w14:paraId="3F4C5E54" w14:textId="77777777" w:rsidR="006B492F" w:rsidRDefault="00940A84" w:rsidP="00E675D6">
      <w:pPr>
        <w:rPr>
          <w:rFonts w:ascii="Times New Roman" w:hAnsi="Times New Roman" w:cs="Times New Roman"/>
          <w:b/>
          <w:bCs/>
          <w:sz w:val="28"/>
          <w:szCs w:val="28"/>
        </w:rPr>
      </w:pPr>
      <w:r>
        <w:rPr>
          <w:rFonts w:ascii="Times New Roman" w:hAnsi="Times New Roman" w:cs="Times New Roman"/>
          <w:b/>
          <w:bCs/>
          <w:sz w:val="28"/>
          <w:szCs w:val="28"/>
        </w:rPr>
        <w:t>2.5</w:t>
      </w:r>
      <w:r w:rsidR="00E1191E">
        <w:rPr>
          <w:rFonts w:ascii="Times New Roman" w:hAnsi="Times New Roman" w:cs="Times New Roman"/>
          <w:b/>
          <w:bCs/>
          <w:sz w:val="28"/>
          <w:szCs w:val="28"/>
        </w:rPr>
        <w:t xml:space="preserve">. </w:t>
      </w:r>
      <w:r w:rsidR="0095231A">
        <w:rPr>
          <w:rFonts w:ascii="Times New Roman" w:hAnsi="Times New Roman" w:cs="Times New Roman"/>
          <w:b/>
          <w:bCs/>
          <w:sz w:val="28"/>
          <w:szCs w:val="28"/>
        </w:rPr>
        <w:t>SEQUENCE DIAGRAM</w:t>
      </w:r>
    </w:p>
    <w:p w14:paraId="6FCB8C9D" w14:textId="77777777" w:rsidR="0095231A" w:rsidRDefault="0095231A" w:rsidP="0095231A">
      <w:pPr>
        <w:spacing w:after="240" w:line="240" w:lineRule="auto"/>
        <w:jc w:val="both"/>
        <w:rPr>
          <w:rFonts w:ascii="Times New Roman" w:hAnsi="Times New Roman" w:cs="Times New Roman"/>
          <w:b/>
          <w:bCs/>
          <w:sz w:val="28"/>
          <w:szCs w:val="28"/>
        </w:rPr>
      </w:pPr>
      <w:r>
        <w:rPr>
          <w:rFonts w:ascii="Times New Roman" w:hAnsi="Times New Roman" w:cs="Times New Roman"/>
          <w:b/>
          <w:bCs/>
          <w:noProof/>
          <w:sz w:val="28"/>
          <w:szCs w:val="28"/>
          <w:lang w:val="en-US"/>
        </w:rPr>
        <w:drawing>
          <wp:inline distT="0" distB="0" distL="0" distR="0" wp14:anchorId="5B5BC9E4" wp14:editId="6B5D27C9">
            <wp:extent cx="5219700" cy="696277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ython Flow chart  (2).png"/>
                    <pic:cNvPicPr/>
                  </pic:nvPicPr>
                  <pic:blipFill>
                    <a:blip r:embed="rId10">
                      <a:extLst>
                        <a:ext uri="{28A0092B-C50C-407E-A947-70E740481C1C}">
                          <a14:useLocalDpi xmlns:a14="http://schemas.microsoft.com/office/drawing/2010/main" val="0"/>
                        </a:ext>
                      </a:extLst>
                    </a:blip>
                    <a:stretch>
                      <a:fillRect/>
                    </a:stretch>
                  </pic:blipFill>
                  <pic:spPr>
                    <a:xfrm>
                      <a:off x="0" y="0"/>
                      <a:ext cx="5219700" cy="6962775"/>
                    </a:xfrm>
                    <a:prstGeom prst="rect">
                      <a:avLst/>
                    </a:prstGeom>
                  </pic:spPr>
                </pic:pic>
              </a:graphicData>
            </a:graphic>
          </wp:inline>
        </w:drawing>
      </w:r>
    </w:p>
    <w:p w14:paraId="6EDE438A" w14:textId="77777777" w:rsidR="00E1191E" w:rsidRPr="00E1191E" w:rsidRDefault="00E1191E" w:rsidP="00E1191E">
      <w:pPr>
        <w:spacing w:after="240" w:line="240" w:lineRule="auto"/>
        <w:jc w:val="center"/>
        <w:rPr>
          <w:rFonts w:ascii="Times New Roman" w:hAnsi="Times New Roman" w:cs="Times New Roman"/>
          <w:sz w:val="26"/>
          <w:szCs w:val="26"/>
        </w:rPr>
      </w:pPr>
      <w:r w:rsidRPr="00E1191E">
        <w:rPr>
          <w:rFonts w:ascii="Times New Roman" w:hAnsi="Times New Roman" w:cs="Times New Roman"/>
          <w:sz w:val="26"/>
          <w:szCs w:val="26"/>
        </w:rPr>
        <w:t>Fig 2.5 Sequence Diagram</w:t>
      </w:r>
    </w:p>
    <w:p w14:paraId="5FD20389" w14:textId="77777777" w:rsidR="00E675D6" w:rsidRDefault="00E675D6" w:rsidP="0095231A">
      <w:pPr>
        <w:spacing w:after="240" w:line="360" w:lineRule="auto"/>
        <w:jc w:val="both"/>
        <w:rPr>
          <w:rFonts w:ascii="Times New Roman" w:hAnsi="Times New Roman" w:cs="Times New Roman"/>
          <w:b/>
          <w:bCs/>
          <w:sz w:val="28"/>
          <w:szCs w:val="28"/>
        </w:rPr>
      </w:pPr>
    </w:p>
    <w:p w14:paraId="16DE8918" w14:textId="77777777" w:rsidR="00E675D6" w:rsidRDefault="00E675D6" w:rsidP="0095231A">
      <w:pPr>
        <w:spacing w:after="240" w:line="360" w:lineRule="auto"/>
        <w:jc w:val="both"/>
        <w:rPr>
          <w:rFonts w:ascii="Times New Roman" w:hAnsi="Times New Roman" w:cs="Times New Roman"/>
          <w:b/>
          <w:bCs/>
          <w:sz w:val="28"/>
          <w:szCs w:val="28"/>
        </w:rPr>
      </w:pPr>
    </w:p>
    <w:p w14:paraId="723E2DE4" w14:textId="77777777" w:rsidR="00E1191E" w:rsidRPr="00E1191E" w:rsidRDefault="00E1191E" w:rsidP="0095231A">
      <w:pPr>
        <w:spacing w:after="240" w:line="360" w:lineRule="auto"/>
        <w:jc w:val="both"/>
        <w:rPr>
          <w:rFonts w:ascii="Times New Roman" w:hAnsi="Times New Roman" w:cs="Times New Roman"/>
          <w:b/>
          <w:bCs/>
          <w:sz w:val="28"/>
          <w:szCs w:val="28"/>
        </w:rPr>
      </w:pPr>
      <w:r w:rsidRPr="00E1191E">
        <w:rPr>
          <w:rFonts w:ascii="Times New Roman" w:hAnsi="Times New Roman" w:cs="Times New Roman"/>
          <w:b/>
          <w:bCs/>
          <w:sz w:val="28"/>
          <w:szCs w:val="28"/>
        </w:rPr>
        <w:t>2.5.1. DESCRIPTION</w:t>
      </w:r>
    </w:p>
    <w:p w14:paraId="56736B4E" w14:textId="77777777" w:rsidR="00BD65BF" w:rsidRDefault="0095231A" w:rsidP="00BD65BF">
      <w:pPr>
        <w:spacing w:after="240" w:line="360" w:lineRule="auto"/>
        <w:ind w:firstLine="720"/>
        <w:jc w:val="both"/>
        <w:rPr>
          <w:rFonts w:ascii="Times New Roman" w:hAnsi="Times New Roman" w:cs="Times New Roman"/>
          <w:sz w:val="26"/>
          <w:szCs w:val="26"/>
        </w:rPr>
      </w:pPr>
      <w:r w:rsidRPr="00E1191E">
        <w:rPr>
          <w:rFonts w:ascii="Times New Roman" w:hAnsi="Times New Roman" w:cs="Times New Roman"/>
          <w:sz w:val="26"/>
          <w:szCs w:val="26"/>
        </w:rPr>
        <w:t xml:space="preserve">In the menu page 1, there are three options: login, create account and exit. Inside the login page, the user can enter their ID and password. If they are valid, the system approaches menu page 2. Otherwise, it prompts to enter ID and password again. The menu page 2 contains the following options: Show info, Show Process History, Deposit, Withdraw, Change Password and logout. If the user selects the “show info” option, all the current user information will be displayed. Inside show process, menu 3 is approached with the following options: show deposit processes, show withdraw processes, show all processes and clear processes. </w:t>
      </w:r>
      <w:r w:rsidR="00E1191E" w:rsidRPr="00E1191E">
        <w:rPr>
          <w:rFonts w:ascii="Times New Roman" w:hAnsi="Times New Roman" w:cs="Times New Roman"/>
          <w:sz w:val="26"/>
          <w:szCs w:val="26"/>
        </w:rPr>
        <w:t xml:space="preserve">Inside option 1, the user can view their deposit process details. Inside option 2, the user can view their withdraw process details. Inside option 3, password details can be viewed. </w:t>
      </w:r>
    </w:p>
    <w:p w14:paraId="24E86355" w14:textId="77777777" w:rsidR="0095231A" w:rsidRPr="00E1191E" w:rsidRDefault="00E1191E" w:rsidP="00BD65BF">
      <w:pPr>
        <w:spacing w:after="240" w:line="360" w:lineRule="auto"/>
        <w:ind w:firstLine="720"/>
        <w:jc w:val="both"/>
        <w:rPr>
          <w:rFonts w:ascii="Times New Roman" w:hAnsi="Times New Roman" w:cs="Times New Roman"/>
          <w:sz w:val="26"/>
          <w:szCs w:val="26"/>
        </w:rPr>
      </w:pPr>
      <w:r w:rsidRPr="00E1191E">
        <w:rPr>
          <w:rFonts w:ascii="Times New Roman" w:hAnsi="Times New Roman" w:cs="Times New Roman"/>
          <w:sz w:val="26"/>
          <w:szCs w:val="26"/>
        </w:rPr>
        <w:t>Option 4 allows a user to view all the aforementioned details simultaneously. Finally, option 5 allows deletion of all the processes from the file. Reverting back to menu page 2, the option 3 (deposit) asks the user the amount to be entered and thus updates the balance accordingly. Under change password, the User is asked to enter the old password and update the new password. This change is displayed in the “change password” process. The last option is Logout which takes the user back to menu 1. Under the create account option, the user is asked to provide name and password. The last option in menu 1 is exit. It kills the program and exits the python shell.</w:t>
      </w:r>
    </w:p>
    <w:p w14:paraId="02377F1C" w14:textId="77777777" w:rsidR="0095231A" w:rsidRDefault="0095231A" w:rsidP="0095231A">
      <w:pPr>
        <w:spacing w:after="240" w:line="360" w:lineRule="auto"/>
        <w:jc w:val="both"/>
        <w:rPr>
          <w:rFonts w:ascii="Times New Roman" w:hAnsi="Times New Roman" w:cs="Times New Roman"/>
          <w:b/>
          <w:bCs/>
          <w:sz w:val="28"/>
          <w:szCs w:val="28"/>
        </w:rPr>
      </w:pPr>
    </w:p>
    <w:p w14:paraId="261416BC" w14:textId="77777777" w:rsidR="00E1191E" w:rsidRDefault="00E1191E" w:rsidP="006B492F">
      <w:pPr>
        <w:spacing w:line="240" w:lineRule="auto"/>
        <w:jc w:val="both"/>
        <w:rPr>
          <w:rFonts w:ascii="Times New Roman" w:hAnsi="Times New Roman" w:cs="Times New Roman"/>
          <w:b/>
          <w:bCs/>
          <w:sz w:val="28"/>
          <w:szCs w:val="28"/>
        </w:rPr>
      </w:pPr>
    </w:p>
    <w:p w14:paraId="6BB901AA" w14:textId="77777777" w:rsidR="00E1191E" w:rsidRDefault="00E1191E">
      <w:pPr>
        <w:rPr>
          <w:rFonts w:ascii="Times New Roman" w:hAnsi="Times New Roman" w:cs="Times New Roman"/>
          <w:b/>
          <w:bCs/>
          <w:sz w:val="28"/>
          <w:szCs w:val="28"/>
        </w:rPr>
      </w:pPr>
      <w:r>
        <w:rPr>
          <w:rFonts w:ascii="Times New Roman" w:hAnsi="Times New Roman" w:cs="Times New Roman"/>
          <w:b/>
          <w:bCs/>
          <w:sz w:val="28"/>
          <w:szCs w:val="28"/>
        </w:rPr>
        <w:br w:type="page"/>
      </w:r>
    </w:p>
    <w:p w14:paraId="3381BFA9" w14:textId="77777777" w:rsidR="0095231A" w:rsidRDefault="00B045F5" w:rsidP="00B045F5">
      <w:pPr>
        <w:spacing w:after="240" w:line="24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CHAPTER 3</w:t>
      </w:r>
    </w:p>
    <w:p w14:paraId="13A27543" w14:textId="77777777" w:rsidR="00B045F5" w:rsidRDefault="00B045F5" w:rsidP="00B045F5">
      <w:pPr>
        <w:spacing w:after="240" w:line="240" w:lineRule="auto"/>
        <w:jc w:val="center"/>
        <w:rPr>
          <w:rFonts w:ascii="Times New Roman" w:hAnsi="Times New Roman" w:cs="Times New Roman"/>
          <w:b/>
          <w:bCs/>
          <w:sz w:val="28"/>
          <w:szCs w:val="28"/>
        </w:rPr>
      </w:pPr>
      <w:r>
        <w:rPr>
          <w:rFonts w:ascii="Times New Roman" w:hAnsi="Times New Roman" w:cs="Times New Roman"/>
          <w:b/>
          <w:bCs/>
          <w:sz w:val="28"/>
          <w:szCs w:val="28"/>
        </w:rPr>
        <w:t>SYSTEM IMPLEMENTATION</w:t>
      </w:r>
    </w:p>
    <w:p w14:paraId="5A794E06" w14:textId="77777777" w:rsidR="00B045F5" w:rsidRDefault="00B045F5" w:rsidP="00B045F5">
      <w:pPr>
        <w:spacing w:after="240" w:line="240" w:lineRule="auto"/>
        <w:rPr>
          <w:rFonts w:ascii="Times New Roman" w:hAnsi="Times New Roman" w:cs="Times New Roman"/>
          <w:b/>
          <w:bCs/>
          <w:sz w:val="28"/>
          <w:szCs w:val="28"/>
        </w:rPr>
      </w:pPr>
      <w:r>
        <w:rPr>
          <w:rFonts w:ascii="Times New Roman" w:hAnsi="Times New Roman" w:cs="Times New Roman"/>
          <w:b/>
          <w:bCs/>
          <w:sz w:val="28"/>
          <w:szCs w:val="28"/>
        </w:rPr>
        <w:t>3.1. PLATFORM USED</w:t>
      </w:r>
    </w:p>
    <w:p w14:paraId="7AB32F57" w14:textId="77777777" w:rsidR="00B045F5" w:rsidRDefault="00B045F5" w:rsidP="00D74D29">
      <w:pPr>
        <w:spacing w:after="240" w:line="240" w:lineRule="auto"/>
        <w:ind w:firstLine="720"/>
        <w:jc w:val="both"/>
        <w:rPr>
          <w:rFonts w:ascii="Times New Roman" w:hAnsi="Times New Roman" w:cs="Times New Roman"/>
          <w:sz w:val="26"/>
          <w:szCs w:val="26"/>
        </w:rPr>
      </w:pPr>
      <w:r w:rsidRPr="00B045F5">
        <w:rPr>
          <w:rFonts w:ascii="Times New Roman" w:hAnsi="Times New Roman" w:cs="Times New Roman"/>
          <w:sz w:val="26"/>
          <w:szCs w:val="26"/>
        </w:rPr>
        <w:t>The platform used in the implementation of the application is Windows 10</w:t>
      </w:r>
      <w:r>
        <w:rPr>
          <w:rFonts w:ascii="Times New Roman" w:hAnsi="Times New Roman" w:cs="Times New Roman"/>
          <w:sz w:val="26"/>
          <w:szCs w:val="26"/>
        </w:rPr>
        <w:t xml:space="preserve">, Professional edition. </w:t>
      </w:r>
    </w:p>
    <w:p w14:paraId="472C23C7" w14:textId="77777777" w:rsidR="00B045F5" w:rsidRDefault="00B045F5" w:rsidP="00B045F5">
      <w:pPr>
        <w:spacing w:line="240" w:lineRule="auto"/>
        <w:jc w:val="both"/>
        <w:rPr>
          <w:rFonts w:ascii="Times New Roman" w:hAnsi="Times New Roman" w:cs="Times New Roman"/>
          <w:b/>
          <w:bCs/>
          <w:sz w:val="26"/>
          <w:szCs w:val="26"/>
        </w:rPr>
      </w:pPr>
      <w:r w:rsidRPr="00B045F5">
        <w:rPr>
          <w:rFonts w:ascii="Times New Roman" w:hAnsi="Times New Roman" w:cs="Times New Roman"/>
          <w:b/>
          <w:bCs/>
          <w:sz w:val="26"/>
          <w:szCs w:val="26"/>
        </w:rPr>
        <w:t>3.2</w:t>
      </w:r>
      <w:r w:rsidR="00D74D29">
        <w:rPr>
          <w:rFonts w:ascii="Times New Roman" w:hAnsi="Times New Roman" w:cs="Times New Roman"/>
          <w:b/>
          <w:bCs/>
          <w:sz w:val="26"/>
          <w:szCs w:val="26"/>
        </w:rPr>
        <w:t>.</w:t>
      </w:r>
      <w:r w:rsidRPr="00B045F5">
        <w:rPr>
          <w:rFonts w:ascii="Times New Roman" w:hAnsi="Times New Roman" w:cs="Times New Roman"/>
          <w:b/>
          <w:bCs/>
          <w:sz w:val="26"/>
          <w:szCs w:val="26"/>
        </w:rPr>
        <w:t xml:space="preserve"> CODING</w:t>
      </w:r>
    </w:p>
    <w:p w14:paraId="036556D9" w14:textId="77777777" w:rsidR="00B045F5" w:rsidRDefault="00B045F5" w:rsidP="00B045F5">
      <w:pPr>
        <w:spacing w:line="240" w:lineRule="auto"/>
        <w:jc w:val="both"/>
        <w:rPr>
          <w:rFonts w:ascii="Times New Roman" w:hAnsi="Times New Roman" w:cs="Times New Roman"/>
          <w:sz w:val="26"/>
          <w:szCs w:val="26"/>
        </w:rPr>
      </w:pPr>
      <w:r>
        <w:rPr>
          <w:rFonts w:ascii="Times New Roman" w:hAnsi="Times New Roman" w:cs="Times New Roman"/>
          <w:sz w:val="26"/>
          <w:szCs w:val="26"/>
        </w:rPr>
        <w:t>The code work of the application shall be split in the form of</w:t>
      </w:r>
      <w:r w:rsidR="00107F42">
        <w:rPr>
          <w:rFonts w:ascii="Times New Roman" w:hAnsi="Times New Roman" w:cs="Times New Roman"/>
          <w:sz w:val="26"/>
          <w:szCs w:val="26"/>
        </w:rPr>
        <w:t>10</w:t>
      </w:r>
      <w:r>
        <w:rPr>
          <w:rFonts w:ascii="Times New Roman" w:hAnsi="Times New Roman" w:cs="Times New Roman"/>
          <w:sz w:val="26"/>
          <w:szCs w:val="26"/>
        </w:rPr>
        <w:t xml:space="preserve"> modules:</w:t>
      </w:r>
    </w:p>
    <w:p w14:paraId="61C1763B" w14:textId="77777777" w:rsidR="00B045F5" w:rsidRDefault="00B045F5" w:rsidP="00B045F5">
      <w:pPr>
        <w:pStyle w:val="ListParagraph"/>
        <w:numPr>
          <w:ilvl w:val="0"/>
          <w:numId w:val="3"/>
        </w:numPr>
        <w:spacing w:line="240" w:lineRule="auto"/>
        <w:jc w:val="both"/>
        <w:rPr>
          <w:rFonts w:ascii="Times New Roman" w:hAnsi="Times New Roman" w:cs="Times New Roman"/>
          <w:sz w:val="26"/>
          <w:szCs w:val="26"/>
        </w:rPr>
      </w:pPr>
      <w:r>
        <w:rPr>
          <w:rFonts w:ascii="Times New Roman" w:hAnsi="Times New Roman" w:cs="Times New Roman"/>
          <w:sz w:val="26"/>
          <w:szCs w:val="26"/>
        </w:rPr>
        <w:t xml:space="preserve">Main </w:t>
      </w:r>
      <w:r w:rsidRPr="00B045F5">
        <w:rPr>
          <w:rFonts w:ascii="Times New Roman" w:hAnsi="Times New Roman" w:cs="Times New Roman"/>
          <w:sz w:val="26"/>
          <w:szCs w:val="26"/>
        </w:rPr>
        <w:t>module</w:t>
      </w:r>
    </w:p>
    <w:p w14:paraId="55E1A680" w14:textId="77777777" w:rsidR="00107F42" w:rsidRDefault="00107F42" w:rsidP="00B045F5">
      <w:pPr>
        <w:pStyle w:val="ListParagraph"/>
        <w:numPr>
          <w:ilvl w:val="0"/>
          <w:numId w:val="3"/>
        </w:numPr>
        <w:spacing w:line="240" w:lineRule="auto"/>
        <w:jc w:val="both"/>
        <w:rPr>
          <w:rFonts w:ascii="Times New Roman" w:hAnsi="Times New Roman" w:cs="Times New Roman"/>
          <w:sz w:val="26"/>
          <w:szCs w:val="26"/>
        </w:rPr>
      </w:pPr>
      <w:r>
        <w:rPr>
          <w:rFonts w:ascii="Times New Roman" w:hAnsi="Times New Roman" w:cs="Times New Roman"/>
          <w:sz w:val="26"/>
          <w:szCs w:val="26"/>
        </w:rPr>
        <w:t xml:space="preserve">Create an account </w:t>
      </w:r>
    </w:p>
    <w:p w14:paraId="4CBD5A03" w14:textId="77777777" w:rsidR="00B045F5" w:rsidRDefault="00B045F5" w:rsidP="00B045F5">
      <w:pPr>
        <w:pStyle w:val="ListParagraph"/>
        <w:numPr>
          <w:ilvl w:val="0"/>
          <w:numId w:val="3"/>
        </w:numPr>
        <w:spacing w:line="240" w:lineRule="auto"/>
        <w:jc w:val="both"/>
        <w:rPr>
          <w:rFonts w:ascii="Times New Roman" w:hAnsi="Times New Roman" w:cs="Times New Roman"/>
          <w:sz w:val="26"/>
          <w:szCs w:val="26"/>
        </w:rPr>
      </w:pPr>
      <w:r>
        <w:rPr>
          <w:rFonts w:ascii="Times New Roman" w:hAnsi="Times New Roman" w:cs="Times New Roman"/>
          <w:sz w:val="26"/>
          <w:szCs w:val="26"/>
        </w:rPr>
        <w:t>Change Password</w:t>
      </w:r>
    </w:p>
    <w:p w14:paraId="1732F2F1" w14:textId="77777777" w:rsidR="00B045F5" w:rsidRDefault="00B045F5" w:rsidP="00B045F5">
      <w:pPr>
        <w:pStyle w:val="ListParagraph"/>
        <w:numPr>
          <w:ilvl w:val="0"/>
          <w:numId w:val="3"/>
        </w:numPr>
        <w:spacing w:line="240" w:lineRule="auto"/>
        <w:jc w:val="both"/>
        <w:rPr>
          <w:rFonts w:ascii="Times New Roman" w:hAnsi="Times New Roman" w:cs="Times New Roman"/>
          <w:sz w:val="26"/>
          <w:szCs w:val="26"/>
        </w:rPr>
      </w:pPr>
      <w:r>
        <w:rPr>
          <w:rFonts w:ascii="Times New Roman" w:hAnsi="Times New Roman" w:cs="Times New Roman"/>
          <w:sz w:val="26"/>
          <w:szCs w:val="26"/>
        </w:rPr>
        <w:t>Deposit</w:t>
      </w:r>
    </w:p>
    <w:p w14:paraId="189ED6D4" w14:textId="77777777" w:rsidR="00B045F5" w:rsidRDefault="00B045F5" w:rsidP="00B045F5">
      <w:pPr>
        <w:pStyle w:val="ListParagraph"/>
        <w:numPr>
          <w:ilvl w:val="0"/>
          <w:numId w:val="3"/>
        </w:numPr>
        <w:spacing w:line="240" w:lineRule="auto"/>
        <w:jc w:val="both"/>
        <w:rPr>
          <w:rFonts w:ascii="Times New Roman" w:hAnsi="Times New Roman" w:cs="Times New Roman"/>
          <w:sz w:val="26"/>
          <w:szCs w:val="26"/>
        </w:rPr>
      </w:pPr>
      <w:r>
        <w:rPr>
          <w:rFonts w:ascii="Times New Roman" w:hAnsi="Times New Roman" w:cs="Times New Roman"/>
          <w:sz w:val="26"/>
          <w:szCs w:val="26"/>
        </w:rPr>
        <w:t>Login</w:t>
      </w:r>
    </w:p>
    <w:p w14:paraId="20A43D3D" w14:textId="77777777" w:rsidR="00B045F5" w:rsidRDefault="00B045F5" w:rsidP="00B045F5">
      <w:pPr>
        <w:pStyle w:val="ListParagraph"/>
        <w:numPr>
          <w:ilvl w:val="0"/>
          <w:numId w:val="3"/>
        </w:numPr>
        <w:spacing w:line="240" w:lineRule="auto"/>
        <w:jc w:val="both"/>
        <w:rPr>
          <w:rFonts w:ascii="Times New Roman" w:hAnsi="Times New Roman" w:cs="Times New Roman"/>
          <w:sz w:val="26"/>
          <w:szCs w:val="26"/>
        </w:rPr>
      </w:pPr>
      <w:r>
        <w:rPr>
          <w:rFonts w:ascii="Times New Roman" w:hAnsi="Times New Roman" w:cs="Times New Roman"/>
          <w:sz w:val="26"/>
          <w:szCs w:val="26"/>
        </w:rPr>
        <w:t>Menu 1</w:t>
      </w:r>
    </w:p>
    <w:p w14:paraId="57CE05CE" w14:textId="77777777" w:rsidR="00B045F5" w:rsidRDefault="00B045F5" w:rsidP="00B045F5">
      <w:pPr>
        <w:pStyle w:val="ListParagraph"/>
        <w:numPr>
          <w:ilvl w:val="0"/>
          <w:numId w:val="3"/>
        </w:numPr>
        <w:spacing w:line="240" w:lineRule="auto"/>
        <w:jc w:val="both"/>
        <w:rPr>
          <w:rFonts w:ascii="Times New Roman" w:hAnsi="Times New Roman" w:cs="Times New Roman"/>
          <w:sz w:val="26"/>
          <w:szCs w:val="26"/>
        </w:rPr>
      </w:pPr>
      <w:r>
        <w:rPr>
          <w:rFonts w:ascii="Times New Roman" w:hAnsi="Times New Roman" w:cs="Times New Roman"/>
          <w:sz w:val="26"/>
          <w:szCs w:val="26"/>
        </w:rPr>
        <w:t>Menu 2</w:t>
      </w:r>
    </w:p>
    <w:p w14:paraId="15C195F7" w14:textId="77777777" w:rsidR="00B045F5" w:rsidRDefault="00B045F5" w:rsidP="00B045F5">
      <w:pPr>
        <w:pStyle w:val="ListParagraph"/>
        <w:numPr>
          <w:ilvl w:val="0"/>
          <w:numId w:val="3"/>
        </w:numPr>
        <w:spacing w:line="240" w:lineRule="auto"/>
        <w:jc w:val="both"/>
        <w:rPr>
          <w:rFonts w:ascii="Times New Roman" w:hAnsi="Times New Roman" w:cs="Times New Roman"/>
          <w:sz w:val="26"/>
          <w:szCs w:val="26"/>
        </w:rPr>
      </w:pPr>
      <w:r>
        <w:rPr>
          <w:rFonts w:ascii="Times New Roman" w:hAnsi="Times New Roman" w:cs="Times New Roman"/>
          <w:sz w:val="26"/>
          <w:szCs w:val="26"/>
        </w:rPr>
        <w:t>Read File</w:t>
      </w:r>
    </w:p>
    <w:p w14:paraId="3EA2EE4F" w14:textId="77777777" w:rsidR="00B045F5" w:rsidRDefault="00B045F5" w:rsidP="00B045F5">
      <w:pPr>
        <w:pStyle w:val="ListParagraph"/>
        <w:numPr>
          <w:ilvl w:val="0"/>
          <w:numId w:val="3"/>
        </w:numPr>
        <w:spacing w:line="240" w:lineRule="auto"/>
        <w:jc w:val="both"/>
        <w:rPr>
          <w:rFonts w:ascii="Times New Roman" w:hAnsi="Times New Roman" w:cs="Times New Roman"/>
          <w:sz w:val="26"/>
          <w:szCs w:val="26"/>
        </w:rPr>
      </w:pPr>
      <w:r>
        <w:rPr>
          <w:rFonts w:ascii="Times New Roman" w:hAnsi="Times New Roman" w:cs="Times New Roman"/>
          <w:sz w:val="26"/>
          <w:szCs w:val="26"/>
        </w:rPr>
        <w:t>Show History</w:t>
      </w:r>
    </w:p>
    <w:p w14:paraId="0B9D34C7" w14:textId="77777777" w:rsidR="00B045F5" w:rsidRDefault="00B045F5" w:rsidP="00D74D29">
      <w:pPr>
        <w:pStyle w:val="ListParagraph"/>
        <w:numPr>
          <w:ilvl w:val="0"/>
          <w:numId w:val="3"/>
        </w:numPr>
        <w:spacing w:after="240" w:line="240" w:lineRule="auto"/>
        <w:jc w:val="both"/>
        <w:rPr>
          <w:rFonts w:ascii="Times New Roman" w:hAnsi="Times New Roman" w:cs="Times New Roman"/>
          <w:sz w:val="26"/>
          <w:szCs w:val="26"/>
        </w:rPr>
      </w:pPr>
      <w:r>
        <w:rPr>
          <w:rFonts w:ascii="Times New Roman" w:hAnsi="Times New Roman" w:cs="Times New Roman"/>
          <w:sz w:val="26"/>
          <w:szCs w:val="26"/>
        </w:rPr>
        <w:t>Withdraw</w:t>
      </w:r>
    </w:p>
    <w:p w14:paraId="28FE753C" w14:textId="77777777" w:rsidR="00D74D29" w:rsidRDefault="00D74D29" w:rsidP="00D74D29">
      <w:pPr>
        <w:spacing w:after="240" w:line="240" w:lineRule="auto"/>
        <w:jc w:val="both"/>
        <w:rPr>
          <w:rFonts w:ascii="Times New Roman" w:hAnsi="Times New Roman" w:cs="Times New Roman"/>
          <w:b/>
          <w:bCs/>
          <w:sz w:val="26"/>
          <w:szCs w:val="26"/>
        </w:rPr>
      </w:pPr>
      <w:r w:rsidRPr="00D74D29">
        <w:rPr>
          <w:rFonts w:ascii="Times New Roman" w:hAnsi="Times New Roman" w:cs="Times New Roman"/>
          <w:b/>
          <w:bCs/>
          <w:sz w:val="26"/>
          <w:szCs w:val="26"/>
        </w:rPr>
        <w:t>3.2.1. MAIN MODULE</w:t>
      </w:r>
    </w:p>
    <w:p w14:paraId="44E44874" w14:textId="77777777" w:rsidR="00D74D29" w:rsidRPr="00D74D29" w:rsidRDefault="00D74D29" w:rsidP="00A259FD">
      <w:pPr>
        <w:pStyle w:val="ListParagraph"/>
        <w:numPr>
          <w:ilvl w:val="0"/>
          <w:numId w:val="4"/>
        </w:numPr>
        <w:spacing w:after="240" w:line="240" w:lineRule="auto"/>
        <w:jc w:val="both"/>
        <w:rPr>
          <w:rFonts w:ascii="Times New Roman" w:hAnsi="Times New Roman" w:cs="Times New Roman"/>
          <w:sz w:val="26"/>
          <w:szCs w:val="26"/>
        </w:rPr>
      </w:pPr>
      <w:r w:rsidRPr="00D74D29">
        <w:rPr>
          <w:rFonts w:ascii="Times New Roman" w:hAnsi="Times New Roman" w:cs="Times New Roman"/>
          <w:sz w:val="26"/>
          <w:szCs w:val="26"/>
        </w:rPr>
        <w:t>This is the main module of this project.</w:t>
      </w:r>
    </w:p>
    <w:p w14:paraId="04BC52D3" w14:textId="77777777" w:rsidR="00D74D29" w:rsidRPr="00D74D29" w:rsidRDefault="00D74D29" w:rsidP="00A259FD">
      <w:pPr>
        <w:pStyle w:val="ListParagraph"/>
        <w:numPr>
          <w:ilvl w:val="0"/>
          <w:numId w:val="4"/>
        </w:numPr>
        <w:spacing w:after="240" w:line="240" w:lineRule="auto"/>
        <w:jc w:val="both"/>
        <w:rPr>
          <w:rFonts w:ascii="Times New Roman" w:hAnsi="Times New Roman" w:cs="Times New Roman"/>
          <w:sz w:val="26"/>
          <w:szCs w:val="26"/>
        </w:rPr>
      </w:pPr>
      <w:r w:rsidRPr="00D74D29">
        <w:rPr>
          <w:rFonts w:ascii="Times New Roman" w:hAnsi="Times New Roman" w:cs="Times New Roman"/>
          <w:sz w:val="26"/>
          <w:szCs w:val="26"/>
        </w:rPr>
        <w:t>To run this ATM simulator project, we have to execute this python code (program).</w:t>
      </w:r>
    </w:p>
    <w:p w14:paraId="47C22379" w14:textId="77777777" w:rsidR="00D74D29" w:rsidRPr="00D74D29" w:rsidRDefault="00D74D29" w:rsidP="00A259FD">
      <w:pPr>
        <w:pStyle w:val="ListParagraph"/>
        <w:numPr>
          <w:ilvl w:val="0"/>
          <w:numId w:val="4"/>
        </w:numPr>
        <w:spacing w:after="240" w:line="240" w:lineRule="auto"/>
        <w:jc w:val="both"/>
        <w:rPr>
          <w:rFonts w:ascii="Times New Roman" w:hAnsi="Times New Roman" w:cs="Times New Roman"/>
          <w:sz w:val="26"/>
          <w:szCs w:val="26"/>
        </w:rPr>
      </w:pPr>
      <w:r w:rsidRPr="00D74D29">
        <w:rPr>
          <w:rFonts w:ascii="Times New Roman" w:hAnsi="Times New Roman" w:cs="Times New Roman"/>
          <w:sz w:val="26"/>
          <w:szCs w:val="26"/>
        </w:rPr>
        <w:t>This code uses an exception handling mechanism.</w:t>
      </w:r>
    </w:p>
    <w:p w14:paraId="7DD7A2FC" w14:textId="77777777" w:rsidR="00D74D29" w:rsidRPr="00D74D29" w:rsidRDefault="00D74D29" w:rsidP="00A259FD">
      <w:pPr>
        <w:pStyle w:val="ListParagraph"/>
        <w:numPr>
          <w:ilvl w:val="0"/>
          <w:numId w:val="4"/>
        </w:numPr>
        <w:spacing w:after="240" w:line="240" w:lineRule="auto"/>
        <w:jc w:val="both"/>
        <w:rPr>
          <w:rFonts w:ascii="Times New Roman" w:hAnsi="Times New Roman" w:cs="Times New Roman"/>
          <w:sz w:val="26"/>
          <w:szCs w:val="26"/>
        </w:rPr>
      </w:pPr>
      <w:r w:rsidRPr="00D74D29">
        <w:rPr>
          <w:rFonts w:ascii="Times New Roman" w:hAnsi="Times New Roman" w:cs="Times New Roman"/>
          <w:sz w:val="26"/>
          <w:szCs w:val="26"/>
        </w:rPr>
        <w:t xml:space="preserve">If the file Account.txt already exist it read from that file else a </w:t>
      </w:r>
      <w:proofErr w:type="spellStart"/>
      <w:r w:rsidRPr="00D74D29">
        <w:rPr>
          <w:rFonts w:ascii="Times New Roman" w:hAnsi="Times New Roman" w:cs="Times New Roman"/>
          <w:sz w:val="26"/>
          <w:szCs w:val="26"/>
        </w:rPr>
        <w:t>FileNotFoundError</w:t>
      </w:r>
      <w:proofErr w:type="spellEnd"/>
      <w:r w:rsidRPr="00D74D29">
        <w:rPr>
          <w:rFonts w:ascii="Times New Roman" w:hAnsi="Times New Roman" w:cs="Times New Roman"/>
          <w:sz w:val="26"/>
          <w:szCs w:val="26"/>
        </w:rPr>
        <w:t xml:space="preserve"> exception occurs </w:t>
      </w:r>
    </w:p>
    <w:p w14:paraId="54948911" w14:textId="77777777" w:rsidR="00D74D29" w:rsidRPr="00D74D29" w:rsidRDefault="00D74D29" w:rsidP="00A259FD">
      <w:pPr>
        <w:pStyle w:val="ListParagraph"/>
        <w:numPr>
          <w:ilvl w:val="0"/>
          <w:numId w:val="4"/>
        </w:numPr>
        <w:spacing w:after="240" w:line="240" w:lineRule="auto"/>
        <w:jc w:val="both"/>
        <w:rPr>
          <w:rFonts w:ascii="Times New Roman" w:hAnsi="Times New Roman" w:cs="Times New Roman"/>
          <w:sz w:val="26"/>
          <w:szCs w:val="26"/>
        </w:rPr>
      </w:pPr>
      <w:r w:rsidRPr="00D74D29">
        <w:rPr>
          <w:rFonts w:ascii="Times New Roman" w:hAnsi="Times New Roman" w:cs="Times New Roman"/>
          <w:sz w:val="26"/>
          <w:szCs w:val="26"/>
        </w:rPr>
        <w:t>The Account.txt file is created in the fo</w:t>
      </w:r>
      <w:r>
        <w:rPr>
          <w:rFonts w:ascii="Times New Roman" w:hAnsi="Times New Roman" w:cs="Times New Roman"/>
          <w:sz w:val="26"/>
          <w:szCs w:val="26"/>
        </w:rPr>
        <w:t>rthc</w:t>
      </w:r>
      <w:r w:rsidRPr="00D74D29">
        <w:rPr>
          <w:rFonts w:ascii="Times New Roman" w:hAnsi="Times New Roman" w:cs="Times New Roman"/>
          <w:sz w:val="26"/>
          <w:szCs w:val="26"/>
        </w:rPr>
        <w:t xml:space="preserve">oming section of ‘creating account function’. </w:t>
      </w:r>
    </w:p>
    <w:p w14:paraId="615B4430" w14:textId="77777777" w:rsidR="00D74D29" w:rsidRPr="00D74D29" w:rsidRDefault="00D74D29" w:rsidP="00A259FD">
      <w:pPr>
        <w:pStyle w:val="ListParagraph"/>
        <w:numPr>
          <w:ilvl w:val="0"/>
          <w:numId w:val="4"/>
        </w:numPr>
        <w:spacing w:after="240" w:line="240" w:lineRule="auto"/>
        <w:jc w:val="both"/>
        <w:rPr>
          <w:rFonts w:ascii="Times New Roman" w:hAnsi="Times New Roman" w:cs="Times New Roman"/>
          <w:sz w:val="26"/>
          <w:szCs w:val="26"/>
        </w:rPr>
      </w:pPr>
      <w:r w:rsidRPr="00D74D29">
        <w:rPr>
          <w:rFonts w:ascii="Times New Roman" w:hAnsi="Times New Roman" w:cs="Times New Roman"/>
          <w:sz w:val="26"/>
          <w:szCs w:val="26"/>
        </w:rPr>
        <w:t>This code contains a module named ‘menu1’ which will be called once we run the code.</w:t>
      </w:r>
    </w:p>
    <w:p w14:paraId="0553DEAD" w14:textId="77777777" w:rsidR="00D74D29" w:rsidRPr="00D74D29" w:rsidRDefault="00D74D29" w:rsidP="00A259FD">
      <w:pPr>
        <w:pStyle w:val="ListParagraph"/>
        <w:numPr>
          <w:ilvl w:val="0"/>
          <w:numId w:val="4"/>
        </w:numPr>
        <w:spacing w:after="240" w:line="240" w:lineRule="auto"/>
        <w:jc w:val="both"/>
        <w:rPr>
          <w:rFonts w:ascii="Times New Roman" w:hAnsi="Times New Roman" w:cs="Times New Roman"/>
          <w:sz w:val="26"/>
          <w:szCs w:val="26"/>
        </w:rPr>
      </w:pPr>
      <w:r w:rsidRPr="00D74D29">
        <w:rPr>
          <w:rFonts w:ascii="Times New Roman" w:hAnsi="Times New Roman" w:cs="Times New Roman"/>
          <w:sz w:val="26"/>
          <w:szCs w:val="26"/>
        </w:rPr>
        <w:t xml:space="preserve">Exception handling: </w:t>
      </w:r>
      <w:r w:rsidRPr="00D74D29">
        <w:rPr>
          <w:rFonts w:ascii="Times New Roman" w:hAnsi="Times New Roman" w:cs="Times New Roman"/>
          <w:sz w:val="26"/>
          <w:szCs w:val="26"/>
          <w:lang w:val="en-US"/>
        </w:rPr>
        <w:t>When an error occurs, or exception as we call it, Python will normally stop and generate an error message. These exceptions can be handled using the try statement</w:t>
      </w:r>
    </w:p>
    <w:p w14:paraId="7D924246" w14:textId="77777777" w:rsidR="00D74D29" w:rsidRPr="00D74D29" w:rsidRDefault="00D74D29" w:rsidP="00A259FD">
      <w:pPr>
        <w:pStyle w:val="ListParagraph"/>
        <w:numPr>
          <w:ilvl w:val="0"/>
          <w:numId w:val="4"/>
        </w:numPr>
        <w:spacing w:after="240" w:line="240" w:lineRule="auto"/>
        <w:jc w:val="both"/>
        <w:rPr>
          <w:rFonts w:ascii="Times New Roman" w:hAnsi="Times New Roman" w:cs="Times New Roman"/>
          <w:sz w:val="26"/>
          <w:szCs w:val="26"/>
        </w:rPr>
      </w:pPr>
      <w:r w:rsidRPr="00D74D29">
        <w:rPr>
          <w:rFonts w:ascii="Times New Roman" w:hAnsi="Times New Roman" w:cs="Times New Roman"/>
          <w:sz w:val="26"/>
          <w:szCs w:val="26"/>
          <w:lang w:val="en-US"/>
        </w:rPr>
        <w:t>The try block lets you test a block of code for errors.</w:t>
      </w:r>
    </w:p>
    <w:p w14:paraId="6F0576CE" w14:textId="77777777" w:rsidR="00D74D29" w:rsidRPr="00D74D29" w:rsidRDefault="00D74D29" w:rsidP="00A259FD">
      <w:pPr>
        <w:pStyle w:val="ListParagraph"/>
        <w:numPr>
          <w:ilvl w:val="0"/>
          <w:numId w:val="4"/>
        </w:numPr>
        <w:spacing w:after="240" w:line="240" w:lineRule="auto"/>
        <w:jc w:val="both"/>
        <w:rPr>
          <w:rFonts w:ascii="Times New Roman" w:hAnsi="Times New Roman" w:cs="Times New Roman"/>
          <w:sz w:val="26"/>
          <w:szCs w:val="26"/>
        </w:rPr>
      </w:pPr>
      <w:r w:rsidRPr="00D74D29">
        <w:rPr>
          <w:rFonts w:ascii="Times New Roman" w:hAnsi="Times New Roman" w:cs="Times New Roman"/>
          <w:sz w:val="26"/>
          <w:szCs w:val="26"/>
          <w:lang w:val="en-US"/>
        </w:rPr>
        <w:t>The except block lets you handle the error.</w:t>
      </w:r>
    </w:p>
    <w:p w14:paraId="3FABB4F2" w14:textId="77777777" w:rsidR="00D74D29" w:rsidRPr="00D74D29" w:rsidRDefault="00D74D29" w:rsidP="00D74D29">
      <w:pPr>
        <w:pStyle w:val="ListParagraph"/>
        <w:spacing w:after="240" w:line="240" w:lineRule="auto"/>
        <w:jc w:val="both"/>
        <w:rPr>
          <w:rFonts w:ascii="Times New Roman" w:hAnsi="Times New Roman" w:cs="Times New Roman"/>
          <w:sz w:val="26"/>
          <w:szCs w:val="26"/>
        </w:rPr>
      </w:pPr>
    </w:p>
    <w:p w14:paraId="39498859" w14:textId="77777777" w:rsidR="00D74D29" w:rsidRPr="00D74D29" w:rsidRDefault="00D74D29" w:rsidP="00D74D29">
      <w:pPr>
        <w:spacing w:after="240" w:line="240" w:lineRule="auto"/>
        <w:jc w:val="both"/>
        <w:rPr>
          <w:rFonts w:ascii="Times New Roman" w:hAnsi="Times New Roman" w:cs="Times New Roman"/>
          <w:b/>
          <w:bCs/>
          <w:sz w:val="26"/>
          <w:szCs w:val="26"/>
        </w:rPr>
      </w:pPr>
    </w:p>
    <w:p w14:paraId="55008F67" w14:textId="77777777" w:rsidR="00B045F5" w:rsidRPr="00B045F5" w:rsidRDefault="00B045F5" w:rsidP="00B045F5">
      <w:pPr>
        <w:spacing w:line="240" w:lineRule="auto"/>
        <w:jc w:val="both"/>
        <w:rPr>
          <w:rFonts w:ascii="Times New Roman" w:hAnsi="Times New Roman" w:cs="Times New Roman"/>
          <w:sz w:val="26"/>
          <w:szCs w:val="26"/>
        </w:rPr>
      </w:pPr>
    </w:p>
    <w:p w14:paraId="118A50CA" w14:textId="77777777" w:rsidR="00B045F5" w:rsidRDefault="00D74D29">
      <w:pPr>
        <w:spacing w:line="240" w:lineRule="auto"/>
        <w:jc w:val="both"/>
        <w:rPr>
          <w:rFonts w:ascii="Times New Roman" w:hAnsi="Times New Roman" w:cs="Times New Roman"/>
          <w:sz w:val="26"/>
          <w:szCs w:val="26"/>
        </w:rPr>
      </w:pPr>
      <w:r w:rsidRPr="00D74D29">
        <w:rPr>
          <w:rFonts w:ascii="Times New Roman" w:hAnsi="Times New Roman" w:cs="Times New Roman"/>
          <w:noProof/>
          <w:sz w:val="26"/>
          <w:szCs w:val="26"/>
          <w:lang w:val="en-US"/>
        </w:rPr>
        <w:drawing>
          <wp:inline distT="0" distB="0" distL="0" distR="0" wp14:anchorId="6FCC42CD" wp14:editId="0A2BAB30">
            <wp:extent cx="4994295" cy="4053386"/>
            <wp:effectExtent l="0" t="0" r="0" b="4445"/>
            <wp:docPr id="11" name="Content Placeholder 10">
              <a:extLst xmlns:a="http://schemas.openxmlformats.org/drawingml/2006/main">
                <a:ext uri="{FF2B5EF4-FFF2-40B4-BE49-F238E27FC236}">
                  <a16:creationId xmlns:a16="http://schemas.microsoft.com/office/drawing/2014/main" id="{2DB9072C-7A51-4D49-B08D-32DD2642387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1" name="Content Placeholder 10">
                      <a:extLst>
                        <a:ext uri="{FF2B5EF4-FFF2-40B4-BE49-F238E27FC236}">
                          <a16:creationId xmlns:a16="http://schemas.microsoft.com/office/drawing/2014/main" id="{2DB9072C-7A51-4D49-B08D-32DD26423870}"/>
                        </a:ext>
                      </a:extLst>
                    </pic:cNvPr>
                    <pic:cNvPicPr>
                      <a:picLocks noGrp="1" noChangeAspect="1"/>
                    </pic:cNvPicPr>
                  </pic:nvPicPr>
                  <pic:blipFill>
                    <a:blip r:embed="rId11"/>
                    <a:stretch>
                      <a:fillRect/>
                    </a:stretch>
                  </pic:blipFill>
                  <pic:spPr>
                    <a:xfrm>
                      <a:off x="0" y="0"/>
                      <a:ext cx="4994295" cy="4053386"/>
                    </a:xfrm>
                    <a:prstGeom prst="rect">
                      <a:avLst/>
                    </a:prstGeom>
                  </pic:spPr>
                </pic:pic>
              </a:graphicData>
            </a:graphic>
          </wp:inline>
        </w:drawing>
      </w:r>
    </w:p>
    <w:p w14:paraId="024A1E38" w14:textId="77777777" w:rsidR="00D74D29" w:rsidRDefault="00D74D29" w:rsidP="00D74D29">
      <w:pPr>
        <w:spacing w:after="240" w:line="240" w:lineRule="auto"/>
        <w:jc w:val="center"/>
        <w:rPr>
          <w:rFonts w:ascii="Times New Roman" w:hAnsi="Times New Roman" w:cs="Times New Roman"/>
          <w:sz w:val="26"/>
          <w:szCs w:val="26"/>
        </w:rPr>
      </w:pPr>
      <w:r>
        <w:rPr>
          <w:rFonts w:ascii="Times New Roman" w:hAnsi="Times New Roman" w:cs="Times New Roman"/>
          <w:sz w:val="26"/>
          <w:szCs w:val="26"/>
        </w:rPr>
        <w:t>Fig 3.2.1. Main Module</w:t>
      </w:r>
    </w:p>
    <w:p w14:paraId="7075ECBC" w14:textId="77777777" w:rsidR="00D74D29" w:rsidRPr="00B74EA1" w:rsidRDefault="00D74D29" w:rsidP="00A259FD">
      <w:pPr>
        <w:pStyle w:val="ListParagraph"/>
        <w:numPr>
          <w:ilvl w:val="0"/>
          <w:numId w:val="5"/>
        </w:numPr>
        <w:spacing w:line="240" w:lineRule="auto"/>
        <w:jc w:val="both"/>
        <w:rPr>
          <w:rFonts w:ascii="Times New Roman" w:hAnsi="Times New Roman" w:cs="Times New Roman"/>
          <w:sz w:val="26"/>
          <w:szCs w:val="26"/>
        </w:rPr>
      </w:pPr>
      <w:r w:rsidRPr="00B74EA1">
        <w:rPr>
          <w:rFonts w:ascii="Times New Roman" w:hAnsi="Times New Roman" w:cs="Times New Roman"/>
          <w:sz w:val="26"/>
          <w:szCs w:val="26"/>
          <w:lang w:val="en-US"/>
        </w:rPr>
        <w:t>Create Accounts.txt if not exist</w:t>
      </w:r>
    </w:p>
    <w:p w14:paraId="7707D072" w14:textId="77777777" w:rsidR="00D74D29" w:rsidRPr="00B74EA1" w:rsidRDefault="00D74D29" w:rsidP="00A259FD">
      <w:pPr>
        <w:pStyle w:val="ListParagraph"/>
        <w:numPr>
          <w:ilvl w:val="0"/>
          <w:numId w:val="5"/>
        </w:numPr>
        <w:spacing w:line="240" w:lineRule="auto"/>
        <w:jc w:val="both"/>
        <w:rPr>
          <w:rFonts w:ascii="Times New Roman" w:hAnsi="Times New Roman" w:cs="Times New Roman"/>
          <w:sz w:val="26"/>
          <w:szCs w:val="26"/>
        </w:rPr>
      </w:pPr>
      <w:r w:rsidRPr="00B74EA1">
        <w:rPr>
          <w:rFonts w:ascii="Times New Roman" w:hAnsi="Times New Roman" w:cs="Times New Roman"/>
          <w:sz w:val="26"/>
          <w:szCs w:val="26"/>
          <w:lang w:val="en-US"/>
        </w:rPr>
        <w:t>The try block defines:</w:t>
      </w:r>
    </w:p>
    <w:p w14:paraId="01D4A8C4" w14:textId="77777777" w:rsidR="00D74D29" w:rsidRPr="00D74D29" w:rsidRDefault="00BD65BF" w:rsidP="00CF434E">
      <w:pPr>
        <w:spacing w:line="240" w:lineRule="auto"/>
        <w:ind w:left="1080"/>
        <w:jc w:val="both"/>
        <w:rPr>
          <w:rFonts w:ascii="Times New Roman" w:hAnsi="Times New Roman" w:cs="Times New Roman"/>
          <w:sz w:val="26"/>
          <w:szCs w:val="26"/>
        </w:rPr>
      </w:pPr>
      <w:r>
        <w:rPr>
          <w:rFonts w:ascii="Times New Roman" w:hAnsi="Times New Roman" w:cs="Times New Roman"/>
          <w:sz w:val="26"/>
          <w:szCs w:val="26"/>
          <w:lang w:val="en-US"/>
        </w:rPr>
        <w:t>R</w:t>
      </w:r>
      <w:r w:rsidR="00D74D29" w:rsidRPr="00D74D29">
        <w:rPr>
          <w:rFonts w:ascii="Times New Roman" w:hAnsi="Times New Roman" w:cs="Times New Roman"/>
          <w:sz w:val="26"/>
          <w:szCs w:val="26"/>
          <w:lang w:val="en-US"/>
        </w:rPr>
        <w:t>ead the 'Accounts.txt' file</w:t>
      </w:r>
      <w:r w:rsidR="00B74EA1">
        <w:rPr>
          <w:rFonts w:ascii="Times New Roman" w:hAnsi="Times New Roman" w:cs="Times New Roman"/>
          <w:sz w:val="26"/>
          <w:szCs w:val="26"/>
        </w:rPr>
        <w:t xml:space="preserve">. </w:t>
      </w:r>
      <w:r w:rsidR="00D74D29" w:rsidRPr="00D74D29">
        <w:rPr>
          <w:rFonts w:ascii="Times New Roman" w:hAnsi="Times New Roman" w:cs="Times New Roman"/>
          <w:sz w:val="26"/>
          <w:szCs w:val="26"/>
          <w:lang w:val="en-US"/>
        </w:rPr>
        <w:t xml:space="preserve">if you try to open non existing file in </w:t>
      </w:r>
      <w:proofErr w:type="spellStart"/>
      <w:r w:rsidR="00D74D29" w:rsidRPr="00D74D29">
        <w:rPr>
          <w:rFonts w:ascii="Times New Roman" w:hAnsi="Times New Roman" w:cs="Times New Roman"/>
          <w:sz w:val="26"/>
          <w:szCs w:val="26"/>
          <w:lang w:val="en-US"/>
        </w:rPr>
        <w:t>readmode</w:t>
      </w:r>
      <w:proofErr w:type="spellEnd"/>
      <w:r w:rsidR="00D74D29" w:rsidRPr="00D74D29">
        <w:rPr>
          <w:rFonts w:ascii="Times New Roman" w:hAnsi="Times New Roman" w:cs="Times New Roman"/>
          <w:sz w:val="26"/>
          <w:szCs w:val="26"/>
          <w:lang w:val="en-US"/>
        </w:rPr>
        <w:t xml:space="preserve">, this will throw </w:t>
      </w:r>
      <w:r w:rsidR="00B74EA1" w:rsidRPr="00D74D29">
        <w:rPr>
          <w:rFonts w:ascii="Times New Roman" w:hAnsi="Times New Roman" w:cs="Times New Roman"/>
          <w:sz w:val="26"/>
          <w:szCs w:val="26"/>
          <w:lang w:val="en-US"/>
        </w:rPr>
        <w:t>an</w:t>
      </w:r>
      <w:r w:rsidR="00B74EA1" w:rsidRPr="00B74EA1">
        <w:rPr>
          <w:rFonts w:ascii="Times New Roman" w:hAnsi="Times New Roman" w:cs="Times New Roman"/>
          <w:sz w:val="26"/>
          <w:szCs w:val="26"/>
          <w:lang w:val="en-US"/>
        </w:rPr>
        <w:t xml:space="preserve"> error</w:t>
      </w:r>
    </w:p>
    <w:p w14:paraId="565B2AB6" w14:textId="77777777" w:rsidR="00D74D29" w:rsidRPr="00B74EA1" w:rsidRDefault="00D74D29" w:rsidP="00A259FD">
      <w:pPr>
        <w:pStyle w:val="ListParagraph"/>
        <w:numPr>
          <w:ilvl w:val="0"/>
          <w:numId w:val="6"/>
        </w:numPr>
        <w:spacing w:line="240" w:lineRule="auto"/>
        <w:jc w:val="both"/>
        <w:rPr>
          <w:rFonts w:ascii="Times New Roman" w:hAnsi="Times New Roman" w:cs="Times New Roman"/>
          <w:sz w:val="26"/>
          <w:szCs w:val="26"/>
        </w:rPr>
      </w:pPr>
      <w:r w:rsidRPr="00B74EA1">
        <w:rPr>
          <w:rFonts w:ascii="Times New Roman" w:hAnsi="Times New Roman" w:cs="Times New Roman"/>
          <w:sz w:val="26"/>
          <w:szCs w:val="26"/>
          <w:lang w:val="en-US"/>
        </w:rPr>
        <w:t>The except block defines:</w:t>
      </w:r>
    </w:p>
    <w:p w14:paraId="02827B37" w14:textId="77777777" w:rsidR="00D74D29" w:rsidRPr="00D74D29" w:rsidRDefault="00D74D29" w:rsidP="00B74EA1">
      <w:pPr>
        <w:spacing w:line="240" w:lineRule="auto"/>
        <w:jc w:val="both"/>
        <w:rPr>
          <w:rFonts w:ascii="Times New Roman" w:hAnsi="Times New Roman" w:cs="Times New Roman"/>
          <w:sz w:val="26"/>
          <w:szCs w:val="26"/>
        </w:rPr>
      </w:pPr>
      <w:r w:rsidRPr="00B74EA1">
        <w:rPr>
          <w:rFonts w:ascii="Times New Roman" w:hAnsi="Times New Roman" w:cs="Times New Roman"/>
          <w:sz w:val="26"/>
          <w:szCs w:val="26"/>
          <w:lang w:val="en-US"/>
        </w:rPr>
        <w:tab/>
      </w:r>
      <w:r w:rsidRPr="00D74D29">
        <w:rPr>
          <w:rFonts w:ascii="Times New Roman" w:hAnsi="Times New Roman" w:cs="Times New Roman"/>
          <w:sz w:val="26"/>
          <w:szCs w:val="26"/>
          <w:lang w:val="en-US"/>
        </w:rPr>
        <w:t>if 'Accounts.txt' file is not found, create it</w:t>
      </w:r>
    </w:p>
    <w:p w14:paraId="62BD9118" w14:textId="77777777" w:rsidR="00D74D29" w:rsidRPr="00B74EA1" w:rsidRDefault="00D74D29" w:rsidP="00A259FD">
      <w:pPr>
        <w:pStyle w:val="ListParagraph"/>
        <w:numPr>
          <w:ilvl w:val="0"/>
          <w:numId w:val="6"/>
        </w:numPr>
        <w:spacing w:line="240" w:lineRule="auto"/>
        <w:jc w:val="both"/>
        <w:rPr>
          <w:rFonts w:ascii="Times New Roman" w:hAnsi="Times New Roman" w:cs="Times New Roman"/>
          <w:sz w:val="26"/>
          <w:szCs w:val="26"/>
        </w:rPr>
      </w:pPr>
      <w:r w:rsidRPr="00B74EA1">
        <w:rPr>
          <w:rFonts w:ascii="Times New Roman" w:hAnsi="Times New Roman" w:cs="Times New Roman"/>
          <w:sz w:val="26"/>
          <w:szCs w:val="26"/>
          <w:lang w:val="en-US"/>
        </w:rPr>
        <w:t>Import modules</w:t>
      </w:r>
    </w:p>
    <w:p w14:paraId="1D7434B1" w14:textId="77777777" w:rsidR="00D74D29" w:rsidRPr="00D74D29" w:rsidRDefault="00CF434E" w:rsidP="00CF434E">
      <w:pPr>
        <w:spacing w:line="240" w:lineRule="auto"/>
        <w:jc w:val="both"/>
        <w:rPr>
          <w:rFonts w:ascii="Times New Roman" w:hAnsi="Times New Roman" w:cs="Times New Roman"/>
          <w:sz w:val="26"/>
          <w:szCs w:val="26"/>
        </w:rPr>
      </w:pPr>
      <w:r>
        <w:rPr>
          <w:rFonts w:ascii="Times New Roman" w:hAnsi="Times New Roman" w:cs="Times New Roman"/>
          <w:sz w:val="26"/>
          <w:szCs w:val="26"/>
          <w:lang w:val="en-US"/>
        </w:rPr>
        <w:tab/>
      </w:r>
      <w:r w:rsidR="00D74D29" w:rsidRPr="00D74D29">
        <w:rPr>
          <w:rFonts w:ascii="Times New Roman" w:hAnsi="Times New Roman" w:cs="Times New Roman"/>
          <w:sz w:val="26"/>
          <w:szCs w:val="26"/>
          <w:lang w:val="en-US"/>
        </w:rPr>
        <w:t>import menu1</w:t>
      </w:r>
    </w:p>
    <w:p w14:paraId="0E163528" w14:textId="77777777" w:rsidR="00D74D29" w:rsidRPr="00D74D29" w:rsidRDefault="00D74D29" w:rsidP="00CF434E">
      <w:pPr>
        <w:spacing w:line="240" w:lineRule="auto"/>
        <w:jc w:val="both"/>
        <w:rPr>
          <w:rFonts w:ascii="Times New Roman" w:hAnsi="Times New Roman" w:cs="Times New Roman"/>
          <w:sz w:val="26"/>
          <w:szCs w:val="26"/>
        </w:rPr>
      </w:pPr>
      <w:r w:rsidRPr="00D74D29">
        <w:rPr>
          <w:rFonts w:ascii="Times New Roman" w:hAnsi="Times New Roman" w:cs="Times New Roman"/>
          <w:sz w:val="26"/>
          <w:szCs w:val="26"/>
          <w:lang w:val="en-US"/>
        </w:rPr>
        <w:t xml:space="preserve">import </w:t>
      </w:r>
      <w:proofErr w:type="spellStart"/>
      <w:r w:rsidRPr="00D74D29">
        <w:rPr>
          <w:rFonts w:ascii="Times New Roman" w:hAnsi="Times New Roman" w:cs="Times New Roman"/>
          <w:sz w:val="26"/>
          <w:szCs w:val="26"/>
          <w:lang w:val="en-US"/>
        </w:rPr>
        <w:t>os</w:t>
      </w:r>
      <w:proofErr w:type="spellEnd"/>
    </w:p>
    <w:p w14:paraId="0502049E" w14:textId="77777777" w:rsidR="00D74D29" w:rsidRPr="00CF434E" w:rsidRDefault="00D74D29" w:rsidP="00A259FD">
      <w:pPr>
        <w:pStyle w:val="ListParagraph"/>
        <w:numPr>
          <w:ilvl w:val="0"/>
          <w:numId w:val="6"/>
        </w:numPr>
        <w:spacing w:after="240" w:line="240" w:lineRule="auto"/>
        <w:jc w:val="both"/>
        <w:rPr>
          <w:rFonts w:ascii="Times New Roman" w:hAnsi="Times New Roman" w:cs="Times New Roman"/>
          <w:sz w:val="26"/>
          <w:szCs w:val="26"/>
          <w:lang w:val="en-US"/>
        </w:rPr>
      </w:pPr>
      <w:r w:rsidRPr="00CF434E">
        <w:rPr>
          <w:rFonts w:ascii="Times New Roman" w:hAnsi="Times New Roman" w:cs="Times New Roman"/>
          <w:sz w:val="26"/>
          <w:szCs w:val="26"/>
          <w:lang w:val="en-US"/>
        </w:rPr>
        <w:t>menu1.menu1</w:t>
      </w:r>
      <w:r w:rsidR="00B74EA1" w:rsidRPr="00CF434E">
        <w:rPr>
          <w:rFonts w:ascii="Times New Roman" w:hAnsi="Times New Roman" w:cs="Times New Roman"/>
          <w:sz w:val="26"/>
          <w:szCs w:val="26"/>
          <w:lang w:val="en-US"/>
        </w:rPr>
        <w:t xml:space="preserve">() is used to </w:t>
      </w:r>
      <w:r w:rsidRPr="00CF434E">
        <w:rPr>
          <w:rFonts w:ascii="Times New Roman" w:hAnsi="Times New Roman" w:cs="Times New Roman"/>
          <w:sz w:val="26"/>
          <w:szCs w:val="26"/>
          <w:lang w:val="en-US"/>
        </w:rPr>
        <w:t>start the program</w:t>
      </w:r>
      <w:r w:rsidR="00B74EA1" w:rsidRPr="00CF434E">
        <w:rPr>
          <w:rFonts w:ascii="Times New Roman" w:hAnsi="Times New Roman" w:cs="Times New Roman"/>
          <w:sz w:val="26"/>
          <w:szCs w:val="26"/>
          <w:lang w:val="en-US"/>
        </w:rPr>
        <w:t>, it</w:t>
      </w:r>
      <w:r w:rsidRPr="00CF434E">
        <w:rPr>
          <w:rFonts w:ascii="Times New Roman" w:hAnsi="Times New Roman" w:cs="Times New Roman"/>
          <w:sz w:val="26"/>
          <w:szCs w:val="26"/>
          <w:lang w:val="en-US"/>
        </w:rPr>
        <w:t xml:space="preserve"> call</w:t>
      </w:r>
      <w:r w:rsidR="00B74EA1" w:rsidRPr="00CF434E">
        <w:rPr>
          <w:rFonts w:ascii="Times New Roman" w:hAnsi="Times New Roman" w:cs="Times New Roman"/>
          <w:sz w:val="26"/>
          <w:szCs w:val="26"/>
          <w:lang w:val="en-US"/>
        </w:rPr>
        <w:t>s the</w:t>
      </w:r>
      <w:r w:rsidRPr="00CF434E">
        <w:rPr>
          <w:rFonts w:ascii="Times New Roman" w:hAnsi="Times New Roman" w:cs="Times New Roman"/>
          <w:sz w:val="26"/>
          <w:szCs w:val="26"/>
          <w:lang w:val="en-US"/>
        </w:rPr>
        <w:t xml:space="preserve"> menu1</w:t>
      </w:r>
      <w:r w:rsidR="00CF434E" w:rsidRPr="00CF434E">
        <w:rPr>
          <w:rFonts w:ascii="Times New Roman" w:hAnsi="Times New Roman" w:cs="Times New Roman"/>
          <w:sz w:val="26"/>
          <w:szCs w:val="26"/>
          <w:lang w:val="en-US"/>
        </w:rPr>
        <w:t>() function</w:t>
      </w:r>
    </w:p>
    <w:p w14:paraId="3977E702" w14:textId="77777777" w:rsidR="00B74EA1" w:rsidRDefault="00B74EA1" w:rsidP="00B74EA1">
      <w:pPr>
        <w:spacing w:after="240" w:line="240" w:lineRule="auto"/>
        <w:ind w:left="720"/>
        <w:jc w:val="both"/>
        <w:rPr>
          <w:rFonts w:ascii="Times New Roman" w:hAnsi="Times New Roman" w:cs="Times New Roman"/>
          <w:sz w:val="26"/>
          <w:szCs w:val="26"/>
          <w:lang w:val="en-US"/>
        </w:rPr>
      </w:pPr>
    </w:p>
    <w:p w14:paraId="47E607C0" w14:textId="77777777" w:rsidR="00B74EA1" w:rsidRDefault="00B74EA1" w:rsidP="00B74EA1">
      <w:pPr>
        <w:spacing w:after="240" w:line="240" w:lineRule="auto"/>
        <w:ind w:left="720"/>
        <w:jc w:val="both"/>
        <w:rPr>
          <w:rFonts w:ascii="Times New Roman" w:hAnsi="Times New Roman" w:cs="Times New Roman"/>
          <w:sz w:val="26"/>
          <w:szCs w:val="26"/>
          <w:lang w:val="en-US"/>
        </w:rPr>
      </w:pPr>
    </w:p>
    <w:p w14:paraId="5EC42A4A" w14:textId="77777777" w:rsidR="00B74EA1" w:rsidRDefault="00B74EA1" w:rsidP="00B74EA1">
      <w:pPr>
        <w:spacing w:after="240" w:line="240" w:lineRule="auto"/>
        <w:jc w:val="both"/>
        <w:rPr>
          <w:rFonts w:ascii="Times New Roman" w:hAnsi="Times New Roman" w:cs="Times New Roman"/>
          <w:b/>
          <w:bCs/>
          <w:sz w:val="28"/>
          <w:szCs w:val="28"/>
          <w:lang w:val="en-US"/>
        </w:rPr>
      </w:pPr>
      <w:r w:rsidRPr="00B74EA1">
        <w:rPr>
          <w:rFonts w:ascii="Times New Roman" w:hAnsi="Times New Roman" w:cs="Times New Roman"/>
          <w:b/>
          <w:bCs/>
          <w:sz w:val="28"/>
          <w:szCs w:val="28"/>
          <w:lang w:val="en-US"/>
        </w:rPr>
        <w:lastRenderedPageBreak/>
        <w:t xml:space="preserve">3.2.2 </w:t>
      </w:r>
      <w:r w:rsidR="00BD65BF">
        <w:rPr>
          <w:rFonts w:ascii="Times New Roman" w:hAnsi="Times New Roman" w:cs="Times New Roman"/>
          <w:b/>
          <w:bCs/>
          <w:sz w:val="28"/>
          <w:szCs w:val="28"/>
          <w:lang w:val="en-US"/>
        </w:rPr>
        <w:t>CREATE AN ACCOUNT</w:t>
      </w:r>
    </w:p>
    <w:p w14:paraId="2697350C" w14:textId="77777777" w:rsidR="00BD65BF" w:rsidRPr="00BD65BF" w:rsidRDefault="00BD65BF" w:rsidP="00A259FD">
      <w:pPr>
        <w:pStyle w:val="ListParagraph"/>
        <w:numPr>
          <w:ilvl w:val="0"/>
          <w:numId w:val="6"/>
        </w:numPr>
        <w:spacing w:after="240" w:line="240" w:lineRule="auto"/>
        <w:jc w:val="both"/>
        <w:rPr>
          <w:rFonts w:ascii="Times New Roman" w:hAnsi="Times New Roman" w:cs="Times New Roman"/>
          <w:sz w:val="26"/>
          <w:szCs w:val="26"/>
        </w:rPr>
      </w:pPr>
      <w:r w:rsidRPr="00BD65BF">
        <w:rPr>
          <w:rFonts w:ascii="Times New Roman" w:hAnsi="Times New Roman" w:cs="Times New Roman"/>
          <w:sz w:val="26"/>
          <w:szCs w:val="26"/>
        </w:rPr>
        <w:t>Import OS:</w:t>
      </w:r>
      <w:r w:rsidRPr="00BD65BF">
        <w:rPr>
          <w:rFonts w:ascii="Times New Roman" w:hAnsi="Times New Roman" w:cs="Times New Roman"/>
          <w:sz w:val="26"/>
          <w:szCs w:val="26"/>
          <w:lang w:val="en-US"/>
        </w:rPr>
        <w:t xml:space="preserve"> The OS module in python provides functions for interacting with the operating system. OS, comes under Python’s standard utility module</w:t>
      </w:r>
    </w:p>
    <w:p w14:paraId="11DAD0DF" w14:textId="77777777" w:rsidR="00BD65BF" w:rsidRPr="00BD65BF" w:rsidRDefault="00BD65BF" w:rsidP="00A259FD">
      <w:pPr>
        <w:pStyle w:val="ListParagraph"/>
        <w:numPr>
          <w:ilvl w:val="0"/>
          <w:numId w:val="6"/>
        </w:numPr>
        <w:spacing w:after="240" w:line="240" w:lineRule="auto"/>
        <w:jc w:val="both"/>
        <w:rPr>
          <w:rFonts w:ascii="Times New Roman" w:hAnsi="Times New Roman" w:cs="Times New Roman"/>
          <w:sz w:val="26"/>
          <w:szCs w:val="26"/>
        </w:rPr>
      </w:pPr>
      <w:r w:rsidRPr="00BD65BF">
        <w:rPr>
          <w:rFonts w:ascii="Times New Roman" w:hAnsi="Times New Roman" w:cs="Times New Roman"/>
          <w:sz w:val="26"/>
          <w:szCs w:val="26"/>
          <w:lang w:val="en-US"/>
        </w:rPr>
        <w:t>In this module we are creating an account. A text file name Accounts.txt is created that is we are appending (creating a file if it does not exist) the file with account: name, id, password and balance</w:t>
      </w:r>
    </w:p>
    <w:p w14:paraId="128BC7BE" w14:textId="77777777" w:rsidR="00BD65BF" w:rsidRPr="00BD65BF" w:rsidRDefault="00BD65BF" w:rsidP="00A259FD">
      <w:pPr>
        <w:pStyle w:val="ListParagraph"/>
        <w:numPr>
          <w:ilvl w:val="0"/>
          <w:numId w:val="6"/>
        </w:numPr>
        <w:spacing w:after="240" w:line="240" w:lineRule="auto"/>
        <w:jc w:val="both"/>
        <w:rPr>
          <w:rFonts w:ascii="Times New Roman" w:hAnsi="Times New Roman" w:cs="Times New Roman"/>
          <w:sz w:val="26"/>
          <w:szCs w:val="26"/>
        </w:rPr>
      </w:pPr>
      <w:r w:rsidRPr="00BD65BF">
        <w:rPr>
          <w:rFonts w:ascii="Times New Roman" w:hAnsi="Times New Roman" w:cs="Times New Roman"/>
          <w:sz w:val="26"/>
          <w:szCs w:val="26"/>
          <w:lang w:val="en-US"/>
        </w:rPr>
        <w:t>Every time a new account is created the id get appended by 1.</w:t>
      </w:r>
    </w:p>
    <w:p w14:paraId="177A7781" w14:textId="77777777" w:rsidR="00BD65BF" w:rsidRPr="00BD65BF" w:rsidRDefault="00BD65BF" w:rsidP="00A259FD">
      <w:pPr>
        <w:pStyle w:val="ListParagraph"/>
        <w:numPr>
          <w:ilvl w:val="0"/>
          <w:numId w:val="6"/>
        </w:numPr>
        <w:spacing w:after="240" w:line="240" w:lineRule="auto"/>
        <w:jc w:val="both"/>
        <w:rPr>
          <w:rFonts w:ascii="Times New Roman" w:hAnsi="Times New Roman" w:cs="Times New Roman"/>
          <w:sz w:val="26"/>
          <w:szCs w:val="26"/>
        </w:rPr>
      </w:pPr>
      <w:r w:rsidRPr="00BD65BF">
        <w:rPr>
          <w:rFonts w:ascii="Times New Roman" w:hAnsi="Times New Roman" w:cs="Times New Roman"/>
          <w:sz w:val="26"/>
          <w:szCs w:val="26"/>
          <w:lang w:val="en-US"/>
        </w:rPr>
        <w:t xml:space="preserve">ls is the account list i.e. the lists of lines in account file </w:t>
      </w:r>
    </w:p>
    <w:p w14:paraId="50473B2C" w14:textId="77777777" w:rsidR="00BD65BF" w:rsidRDefault="00BD65BF" w:rsidP="00A259FD">
      <w:pPr>
        <w:pStyle w:val="ListParagraph"/>
        <w:numPr>
          <w:ilvl w:val="0"/>
          <w:numId w:val="6"/>
        </w:numPr>
        <w:spacing w:after="240" w:line="240" w:lineRule="auto"/>
        <w:jc w:val="both"/>
        <w:rPr>
          <w:rFonts w:ascii="Times New Roman" w:hAnsi="Times New Roman" w:cs="Times New Roman"/>
          <w:sz w:val="26"/>
          <w:szCs w:val="26"/>
        </w:rPr>
      </w:pPr>
      <w:proofErr w:type="spellStart"/>
      <w:r w:rsidRPr="00BD65BF">
        <w:rPr>
          <w:rFonts w:ascii="Times New Roman" w:hAnsi="Times New Roman" w:cs="Times New Roman"/>
          <w:sz w:val="26"/>
          <w:szCs w:val="26"/>
        </w:rPr>
        <w:t>Id_file</w:t>
      </w:r>
      <w:proofErr w:type="spellEnd"/>
      <w:r w:rsidRPr="00BD65BF">
        <w:rPr>
          <w:rFonts w:ascii="Times New Roman" w:hAnsi="Times New Roman" w:cs="Times New Roman"/>
          <w:sz w:val="26"/>
          <w:szCs w:val="26"/>
        </w:rPr>
        <w:t xml:space="preserve"> is maintained to keep record of the process that takes place through the account</w:t>
      </w:r>
    </w:p>
    <w:p w14:paraId="57B5E05F" w14:textId="77777777" w:rsidR="00BD65BF" w:rsidRDefault="00BD65BF" w:rsidP="00BD65BF">
      <w:pPr>
        <w:spacing w:after="240" w:line="240" w:lineRule="auto"/>
        <w:ind w:left="360"/>
        <w:jc w:val="both"/>
        <w:rPr>
          <w:rFonts w:ascii="Times New Roman" w:hAnsi="Times New Roman" w:cs="Times New Roman"/>
          <w:sz w:val="26"/>
          <w:szCs w:val="26"/>
        </w:rPr>
      </w:pPr>
      <w:r w:rsidRPr="00BD65BF">
        <w:rPr>
          <w:rFonts w:ascii="Times New Roman" w:hAnsi="Times New Roman" w:cs="Times New Roman"/>
          <w:noProof/>
          <w:sz w:val="26"/>
          <w:szCs w:val="26"/>
          <w:lang w:val="en-US"/>
        </w:rPr>
        <w:drawing>
          <wp:inline distT="0" distB="0" distL="0" distR="0" wp14:anchorId="4852F587" wp14:editId="31A21283">
            <wp:extent cx="5219700" cy="5494150"/>
            <wp:effectExtent l="0" t="0" r="0" b="0"/>
            <wp:docPr id="2" name="Content Placeholder 10">
              <a:extLst xmlns:a="http://schemas.openxmlformats.org/drawingml/2006/main">
                <a:ext uri="{FF2B5EF4-FFF2-40B4-BE49-F238E27FC236}">
                  <a16:creationId xmlns:a16="http://schemas.microsoft.com/office/drawing/2014/main" id="{ECC9DCC9-3865-40EF-940A-A6F83B96A78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1" name="Content Placeholder 10">
                      <a:extLst>
                        <a:ext uri="{FF2B5EF4-FFF2-40B4-BE49-F238E27FC236}">
                          <a16:creationId xmlns:a16="http://schemas.microsoft.com/office/drawing/2014/main" id="{ECC9DCC9-3865-40EF-940A-A6F83B96A78E}"/>
                        </a:ext>
                      </a:extLst>
                    </pic:cNvPr>
                    <pic:cNvPicPr>
                      <a:picLocks noGrp="1" noChangeAspect="1"/>
                    </pic:cNvPicPr>
                  </pic:nvPicPr>
                  <pic:blipFill>
                    <a:blip r:embed="rId12"/>
                    <a:stretch>
                      <a:fillRect/>
                    </a:stretch>
                  </pic:blipFill>
                  <pic:spPr>
                    <a:xfrm>
                      <a:off x="0" y="0"/>
                      <a:ext cx="5234665" cy="5509902"/>
                    </a:xfrm>
                    <a:prstGeom prst="rect">
                      <a:avLst/>
                    </a:prstGeom>
                  </pic:spPr>
                </pic:pic>
              </a:graphicData>
            </a:graphic>
          </wp:inline>
        </w:drawing>
      </w:r>
    </w:p>
    <w:p w14:paraId="776D9119" w14:textId="77777777" w:rsidR="00BD65BF" w:rsidRPr="00CF434E" w:rsidRDefault="00BD65BF" w:rsidP="00CF434E">
      <w:pPr>
        <w:spacing w:after="240" w:line="240" w:lineRule="auto"/>
        <w:ind w:left="360"/>
        <w:jc w:val="center"/>
        <w:rPr>
          <w:rFonts w:ascii="Times New Roman" w:hAnsi="Times New Roman" w:cs="Times New Roman"/>
          <w:sz w:val="26"/>
          <w:szCs w:val="26"/>
        </w:rPr>
      </w:pPr>
      <w:r>
        <w:rPr>
          <w:rFonts w:ascii="Times New Roman" w:hAnsi="Times New Roman" w:cs="Times New Roman"/>
          <w:sz w:val="26"/>
          <w:szCs w:val="26"/>
        </w:rPr>
        <w:t>Fig 3.2.2 Create an Account</w:t>
      </w:r>
    </w:p>
    <w:p w14:paraId="41645E33" w14:textId="77777777" w:rsidR="00B74EA1" w:rsidRDefault="009C7F91" w:rsidP="00B74EA1">
      <w:pPr>
        <w:spacing w:after="240" w:line="240" w:lineRule="auto"/>
        <w:jc w:val="both"/>
        <w:rPr>
          <w:rFonts w:ascii="Times New Roman" w:hAnsi="Times New Roman" w:cs="Times New Roman"/>
          <w:b/>
          <w:bCs/>
          <w:sz w:val="28"/>
          <w:szCs w:val="28"/>
        </w:rPr>
      </w:pPr>
      <w:r>
        <w:rPr>
          <w:rFonts w:ascii="Times New Roman" w:hAnsi="Times New Roman" w:cs="Times New Roman"/>
          <w:b/>
          <w:bCs/>
          <w:sz w:val="28"/>
          <w:szCs w:val="28"/>
          <w:lang w:val="en-US"/>
        </w:rPr>
        <w:lastRenderedPageBreak/>
        <w:t xml:space="preserve">3.2.3 </w:t>
      </w:r>
      <w:r w:rsidRPr="009C7F91">
        <w:rPr>
          <w:rFonts w:ascii="Times New Roman" w:hAnsi="Times New Roman" w:cs="Times New Roman"/>
          <w:b/>
          <w:bCs/>
          <w:sz w:val="28"/>
          <w:szCs w:val="28"/>
        </w:rPr>
        <w:t>CHANGE PASSWORD</w:t>
      </w:r>
    </w:p>
    <w:p w14:paraId="427E9694" w14:textId="77777777" w:rsidR="009C7F91" w:rsidRPr="009C7F91" w:rsidRDefault="009C7F91" w:rsidP="009C7F91">
      <w:pPr>
        <w:spacing w:after="240" w:line="240" w:lineRule="auto"/>
        <w:jc w:val="both"/>
        <w:rPr>
          <w:rFonts w:ascii="Times New Roman" w:hAnsi="Times New Roman" w:cs="Times New Roman"/>
          <w:sz w:val="28"/>
          <w:szCs w:val="28"/>
        </w:rPr>
      </w:pPr>
      <w:r w:rsidRPr="009C7F91">
        <w:rPr>
          <w:rFonts w:ascii="Times New Roman" w:hAnsi="Times New Roman" w:cs="Times New Roman"/>
          <w:sz w:val="28"/>
          <w:szCs w:val="28"/>
        </w:rPr>
        <w:t>This python file change_password.py intend</w:t>
      </w:r>
      <w:r>
        <w:rPr>
          <w:rFonts w:ascii="Times New Roman" w:hAnsi="Times New Roman" w:cs="Times New Roman"/>
          <w:sz w:val="28"/>
          <w:szCs w:val="28"/>
        </w:rPr>
        <w:t>s</w:t>
      </w:r>
      <w:r w:rsidRPr="009C7F91">
        <w:rPr>
          <w:rFonts w:ascii="Times New Roman" w:hAnsi="Times New Roman" w:cs="Times New Roman"/>
          <w:sz w:val="28"/>
          <w:szCs w:val="28"/>
        </w:rPr>
        <w:t xml:space="preserve"> to change the password of the user account.</w:t>
      </w:r>
    </w:p>
    <w:p w14:paraId="0D63939F" w14:textId="77777777" w:rsidR="009C7F91" w:rsidRPr="009C7F91" w:rsidRDefault="009C7F91" w:rsidP="009C7F91">
      <w:pPr>
        <w:spacing w:after="240" w:line="240" w:lineRule="auto"/>
        <w:jc w:val="both"/>
        <w:rPr>
          <w:rFonts w:ascii="Times New Roman" w:hAnsi="Times New Roman" w:cs="Times New Roman"/>
          <w:sz w:val="28"/>
          <w:szCs w:val="28"/>
        </w:rPr>
      </w:pPr>
      <w:r w:rsidRPr="009C7F91">
        <w:rPr>
          <w:rFonts w:ascii="Times New Roman" w:hAnsi="Times New Roman" w:cs="Times New Roman"/>
          <w:sz w:val="28"/>
          <w:szCs w:val="28"/>
        </w:rPr>
        <w:t>This python code can be divided into 2 paths:</w:t>
      </w:r>
    </w:p>
    <w:p w14:paraId="4022E4CC" w14:textId="77777777" w:rsidR="009C7F91" w:rsidRPr="009C7F91" w:rsidRDefault="009C7F91" w:rsidP="00A259FD">
      <w:pPr>
        <w:numPr>
          <w:ilvl w:val="0"/>
          <w:numId w:val="7"/>
        </w:numPr>
        <w:spacing w:after="0" w:line="240" w:lineRule="auto"/>
        <w:ind w:left="714" w:hanging="357"/>
        <w:jc w:val="both"/>
        <w:rPr>
          <w:rFonts w:ascii="Times New Roman" w:hAnsi="Times New Roman" w:cs="Times New Roman"/>
          <w:sz w:val="28"/>
          <w:szCs w:val="28"/>
        </w:rPr>
      </w:pPr>
      <w:r>
        <w:rPr>
          <w:rFonts w:ascii="Times New Roman" w:hAnsi="Times New Roman" w:cs="Times New Roman"/>
          <w:sz w:val="28"/>
          <w:szCs w:val="28"/>
        </w:rPr>
        <w:t>G</w:t>
      </w:r>
      <w:r w:rsidRPr="009C7F91">
        <w:rPr>
          <w:rFonts w:ascii="Times New Roman" w:hAnsi="Times New Roman" w:cs="Times New Roman"/>
          <w:sz w:val="28"/>
          <w:szCs w:val="28"/>
        </w:rPr>
        <w:t>et old password or exit (if you want to go back)</w:t>
      </w:r>
    </w:p>
    <w:p w14:paraId="15B03C21" w14:textId="77777777" w:rsidR="009C7F91" w:rsidRPr="009C7F91" w:rsidRDefault="009C7F91" w:rsidP="00A259FD">
      <w:pPr>
        <w:numPr>
          <w:ilvl w:val="0"/>
          <w:numId w:val="7"/>
        </w:numPr>
        <w:spacing w:after="240" w:line="240" w:lineRule="auto"/>
        <w:ind w:left="714" w:hanging="357"/>
        <w:jc w:val="both"/>
        <w:rPr>
          <w:rFonts w:ascii="Times New Roman" w:hAnsi="Times New Roman" w:cs="Times New Roman"/>
          <w:sz w:val="28"/>
          <w:szCs w:val="28"/>
        </w:rPr>
      </w:pPr>
      <w:r w:rsidRPr="009C7F91">
        <w:rPr>
          <w:rFonts w:ascii="Times New Roman" w:hAnsi="Times New Roman" w:cs="Times New Roman"/>
          <w:sz w:val="28"/>
          <w:szCs w:val="28"/>
        </w:rPr>
        <w:t>Change the password</w:t>
      </w:r>
    </w:p>
    <w:p w14:paraId="24FF858C" w14:textId="77777777" w:rsidR="009C7F91" w:rsidRPr="009C7F91" w:rsidRDefault="009C7F91" w:rsidP="009C7F91">
      <w:pPr>
        <w:spacing w:after="240" w:line="240" w:lineRule="auto"/>
        <w:jc w:val="both"/>
        <w:rPr>
          <w:rFonts w:ascii="Times New Roman" w:hAnsi="Times New Roman" w:cs="Times New Roman"/>
          <w:sz w:val="28"/>
          <w:szCs w:val="28"/>
        </w:rPr>
      </w:pPr>
      <w:r w:rsidRPr="009C7F91">
        <w:rPr>
          <w:rFonts w:ascii="Times New Roman" w:hAnsi="Times New Roman" w:cs="Times New Roman"/>
          <w:sz w:val="28"/>
          <w:szCs w:val="28"/>
        </w:rPr>
        <w:t>The process:</w:t>
      </w:r>
    </w:p>
    <w:p w14:paraId="79B3113D" w14:textId="77777777" w:rsidR="009C7F91" w:rsidRPr="009C7F91" w:rsidRDefault="009C7F91" w:rsidP="00A259FD">
      <w:pPr>
        <w:numPr>
          <w:ilvl w:val="0"/>
          <w:numId w:val="8"/>
        </w:numPr>
        <w:spacing w:after="0" w:line="240" w:lineRule="auto"/>
        <w:ind w:left="714" w:hanging="357"/>
        <w:jc w:val="both"/>
        <w:rPr>
          <w:rFonts w:ascii="Times New Roman" w:hAnsi="Times New Roman" w:cs="Times New Roman"/>
          <w:sz w:val="28"/>
          <w:szCs w:val="28"/>
        </w:rPr>
      </w:pPr>
      <w:r w:rsidRPr="009C7F91">
        <w:rPr>
          <w:rFonts w:ascii="Times New Roman" w:hAnsi="Times New Roman" w:cs="Times New Roman"/>
          <w:sz w:val="28"/>
          <w:szCs w:val="28"/>
        </w:rPr>
        <w:t>Get the old password</w:t>
      </w:r>
    </w:p>
    <w:p w14:paraId="65A95901" w14:textId="77777777" w:rsidR="009C7F91" w:rsidRPr="009C7F91" w:rsidRDefault="009C7F91" w:rsidP="00A259FD">
      <w:pPr>
        <w:numPr>
          <w:ilvl w:val="0"/>
          <w:numId w:val="8"/>
        </w:numPr>
        <w:spacing w:after="0" w:line="240" w:lineRule="auto"/>
        <w:ind w:left="714" w:hanging="357"/>
        <w:jc w:val="both"/>
        <w:rPr>
          <w:rFonts w:ascii="Times New Roman" w:hAnsi="Times New Roman" w:cs="Times New Roman"/>
          <w:sz w:val="28"/>
          <w:szCs w:val="28"/>
        </w:rPr>
      </w:pPr>
      <w:r w:rsidRPr="009C7F91">
        <w:rPr>
          <w:rFonts w:ascii="Times New Roman" w:hAnsi="Times New Roman" w:cs="Times New Roman"/>
          <w:sz w:val="28"/>
          <w:szCs w:val="28"/>
        </w:rPr>
        <w:t>Enter a new password</w:t>
      </w:r>
    </w:p>
    <w:p w14:paraId="2CC86158" w14:textId="77777777" w:rsidR="00D8078A" w:rsidRPr="00D8078A" w:rsidRDefault="009C7F91" w:rsidP="00A259FD">
      <w:pPr>
        <w:numPr>
          <w:ilvl w:val="0"/>
          <w:numId w:val="8"/>
        </w:numPr>
        <w:spacing w:after="240" w:line="240" w:lineRule="auto"/>
        <w:ind w:left="714" w:hanging="357"/>
        <w:jc w:val="both"/>
        <w:rPr>
          <w:rFonts w:ascii="Times New Roman" w:hAnsi="Times New Roman" w:cs="Times New Roman"/>
          <w:sz w:val="28"/>
          <w:szCs w:val="28"/>
        </w:rPr>
      </w:pPr>
      <w:r w:rsidRPr="009C7F91">
        <w:rPr>
          <w:rFonts w:ascii="Times New Roman" w:hAnsi="Times New Roman" w:cs="Times New Roman"/>
          <w:sz w:val="28"/>
          <w:szCs w:val="28"/>
        </w:rPr>
        <w:t>Append the new password corresponding to the matched id in the ‘Account.txt’ file</w:t>
      </w:r>
    </w:p>
    <w:p w14:paraId="1E4B289D" w14:textId="77777777" w:rsidR="009C7F91" w:rsidRPr="009C7F91" w:rsidRDefault="009C7F91" w:rsidP="009C7F91">
      <w:pPr>
        <w:spacing w:after="240" w:line="240" w:lineRule="auto"/>
        <w:ind w:left="357"/>
        <w:jc w:val="both"/>
        <w:rPr>
          <w:rFonts w:ascii="Times New Roman" w:hAnsi="Times New Roman" w:cs="Times New Roman"/>
          <w:sz w:val="28"/>
          <w:szCs w:val="28"/>
        </w:rPr>
      </w:pPr>
      <w:r w:rsidRPr="009C7F91">
        <w:rPr>
          <w:rFonts w:ascii="Times New Roman" w:hAnsi="Times New Roman" w:cs="Times New Roman"/>
          <w:noProof/>
          <w:sz w:val="28"/>
          <w:szCs w:val="28"/>
          <w:lang w:val="en-US"/>
        </w:rPr>
        <w:drawing>
          <wp:inline distT="0" distB="0" distL="0" distR="0" wp14:anchorId="31ACF698" wp14:editId="537CF83D">
            <wp:extent cx="5219700" cy="4788976"/>
            <wp:effectExtent l="0" t="0" r="0" b="0"/>
            <wp:docPr id="5" name="Content Placeholder 4">
              <a:extLst xmlns:a="http://schemas.openxmlformats.org/drawingml/2006/main">
                <a:ext uri="{FF2B5EF4-FFF2-40B4-BE49-F238E27FC236}">
                  <a16:creationId xmlns:a16="http://schemas.microsoft.com/office/drawing/2014/main" id="{746483BE-C0E2-4772-85AB-D01128737A2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746483BE-C0E2-4772-85AB-D01128737A27}"/>
                        </a:ext>
                      </a:extLst>
                    </pic:cNvPr>
                    <pic:cNvPicPr>
                      <a:picLocks noGrp="1" noChangeAspect="1"/>
                    </pic:cNvPicPr>
                  </pic:nvPicPr>
                  <pic:blipFill>
                    <a:blip r:embed="rId13"/>
                    <a:stretch>
                      <a:fillRect/>
                    </a:stretch>
                  </pic:blipFill>
                  <pic:spPr>
                    <a:xfrm>
                      <a:off x="0" y="0"/>
                      <a:ext cx="5232095" cy="4800348"/>
                    </a:xfrm>
                    <a:prstGeom prst="rect">
                      <a:avLst/>
                    </a:prstGeom>
                  </pic:spPr>
                </pic:pic>
              </a:graphicData>
            </a:graphic>
          </wp:inline>
        </w:drawing>
      </w:r>
    </w:p>
    <w:p w14:paraId="4461D8FD" w14:textId="77777777" w:rsidR="009C7F91" w:rsidRDefault="009C7F91" w:rsidP="00CF434E">
      <w:pPr>
        <w:spacing w:after="240" w:line="240" w:lineRule="auto"/>
        <w:jc w:val="center"/>
        <w:rPr>
          <w:rFonts w:ascii="Times New Roman" w:hAnsi="Times New Roman" w:cs="Times New Roman"/>
          <w:sz w:val="28"/>
          <w:szCs w:val="28"/>
          <w:lang w:val="en-US"/>
        </w:rPr>
      </w:pPr>
      <w:r w:rsidRPr="009C7F91">
        <w:rPr>
          <w:rFonts w:ascii="Times New Roman" w:hAnsi="Times New Roman" w:cs="Times New Roman"/>
          <w:sz w:val="28"/>
          <w:szCs w:val="28"/>
          <w:lang w:val="en-US"/>
        </w:rPr>
        <w:t>Fig 3.2.3 Change Password</w:t>
      </w:r>
      <w:r w:rsidR="00CF434E">
        <w:rPr>
          <w:rFonts w:ascii="Times New Roman" w:hAnsi="Times New Roman" w:cs="Times New Roman"/>
          <w:sz w:val="28"/>
          <w:szCs w:val="28"/>
          <w:lang w:val="en-US"/>
        </w:rPr>
        <w:t>1</w:t>
      </w:r>
    </w:p>
    <w:p w14:paraId="78CE4676" w14:textId="77777777" w:rsidR="009C7F91" w:rsidRPr="009C7F91" w:rsidRDefault="009C7F91" w:rsidP="00A259FD">
      <w:pPr>
        <w:pStyle w:val="ListParagraph"/>
        <w:numPr>
          <w:ilvl w:val="0"/>
          <w:numId w:val="9"/>
        </w:numPr>
        <w:spacing w:after="240" w:line="240" w:lineRule="auto"/>
        <w:jc w:val="both"/>
        <w:rPr>
          <w:rFonts w:ascii="Times New Roman" w:hAnsi="Times New Roman" w:cs="Times New Roman"/>
          <w:sz w:val="28"/>
          <w:szCs w:val="28"/>
        </w:rPr>
      </w:pPr>
      <w:r w:rsidRPr="009C7F91">
        <w:rPr>
          <w:rFonts w:ascii="Times New Roman" w:hAnsi="Times New Roman" w:cs="Times New Roman"/>
          <w:sz w:val="28"/>
          <w:szCs w:val="28"/>
          <w:lang w:val="en-US"/>
        </w:rPr>
        <w:lastRenderedPageBreak/>
        <w:t xml:space="preserve">import time </w:t>
      </w:r>
      <w:r w:rsidRPr="009C7F91">
        <w:rPr>
          <w:rFonts w:ascii="Times New Roman" w:hAnsi="Times New Roman" w:cs="Times New Roman"/>
          <w:sz w:val="28"/>
          <w:szCs w:val="28"/>
        </w:rPr>
        <w:t>handle</w:t>
      </w:r>
      <w:r>
        <w:rPr>
          <w:rFonts w:ascii="Times New Roman" w:hAnsi="Times New Roman" w:cs="Times New Roman"/>
          <w:sz w:val="28"/>
          <w:szCs w:val="28"/>
        </w:rPr>
        <w:t xml:space="preserve">s </w:t>
      </w:r>
      <w:r w:rsidRPr="009C7F91">
        <w:rPr>
          <w:rFonts w:ascii="Times New Roman" w:hAnsi="Times New Roman" w:cs="Times New Roman"/>
          <w:sz w:val="28"/>
          <w:szCs w:val="28"/>
        </w:rPr>
        <w:t>time-related tasks</w:t>
      </w:r>
    </w:p>
    <w:p w14:paraId="1C7213EE" w14:textId="77777777" w:rsidR="009C7F91" w:rsidRPr="009C7F91" w:rsidRDefault="009C7F91" w:rsidP="00A259FD">
      <w:pPr>
        <w:pStyle w:val="ListParagraph"/>
        <w:numPr>
          <w:ilvl w:val="0"/>
          <w:numId w:val="9"/>
        </w:numPr>
        <w:spacing w:after="240" w:line="240" w:lineRule="auto"/>
        <w:jc w:val="both"/>
        <w:rPr>
          <w:rFonts w:ascii="Times New Roman" w:hAnsi="Times New Roman" w:cs="Times New Roman"/>
          <w:sz w:val="28"/>
          <w:szCs w:val="28"/>
        </w:rPr>
      </w:pPr>
      <w:r w:rsidRPr="009C7F91">
        <w:rPr>
          <w:rFonts w:ascii="Times New Roman" w:hAnsi="Times New Roman" w:cs="Times New Roman"/>
          <w:sz w:val="28"/>
          <w:szCs w:val="28"/>
          <w:lang w:val="en-US"/>
        </w:rPr>
        <w:t xml:space="preserve">from </w:t>
      </w:r>
      <w:proofErr w:type="spellStart"/>
      <w:r w:rsidRPr="009C7F91">
        <w:rPr>
          <w:rFonts w:ascii="Times New Roman" w:hAnsi="Times New Roman" w:cs="Times New Roman"/>
          <w:sz w:val="28"/>
          <w:szCs w:val="28"/>
          <w:lang w:val="en-US"/>
        </w:rPr>
        <w:t>read_file</w:t>
      </w:r>
      <w:proofErr w:type="spellEnd"/>
      <w:r w:rsidRPr="009C7F91">
        <w:rPr>
          <w:rFonts w:ascii="Times New Roman" w:hAnsi="Times New Roman" w:cs="Times New Roman"/>
          <w:sz w:val="28"/>
          <w:szCs w:val="28"/>
          <w:lang w:val="en-US"/>
        </w:rPr>
        <w:t xml:space="preserve"> import </w:t>
      </w:r>
      <w:proofErr w:type="spellStart"/>
      <w:r w:rsidRPr="009C7F91">
        <w:rPr>
          <w:rFonts w:ascii="Times New Roman" w:hAnsi="Times New Roman" w:cs="Times New Roman"/>
          <w:sz w:val="28"/>
          <w:szCs w:val="28"/>
          <w:lang w:val="en-US"/>
        </w:rPr>
        <w:t>read_file</w:t>
      </w:r>
      <w:proofErr w:type="spellEnd"/>
    </w:p>
    <w:p w14:paraId="5F735D10" w14:textId="77777777" w:rsidR="009C7F91" w:rsidRPr="009C7F91" w:rsidRDefault="009C7F91" w:rsidP="00D8078A">
      <w:pPr>
        <w:pStyle w:val="ListParagraph"/>
        <w:spacing w:after="240" w:line="240" w:lineRule="auto"/>
        <w:ind w:firstLine="720"/>
        <w:jc w:val="both"/>
        <w:rPr>
          <w:rFonts w:ascii="Times New Roman" w:hAnsi="Times New Roman" w:cs="Times New Roman"/>
          <w:sz w:val="28"/>
          <w:szCs w:val="28"/>
          <w:lang w:val="en-US"/>
        </w:rPr>
      </w:pPr>
      <w:r>
        <w:rPr>
          <w:rFonts w:ascii="Times New Roman" w:hAnsi="Times New Roman" w:cs="Times New Roman"/>
          <w:sz w:val="28"/>
          <w:szCs w:val="28"/>
          <w:lang w:val="en-US"/>
        </w:rPr>
        <w:t>Is used to i</w:t>
      </w:r>
      <w:r w:rsidRPr="009C7F91">
        <w:rPr>
          <w:rFonts w:ascii="Times New Roman" w:hAnsi="Times New Roman" w:cs="Times New Roman"/>
          <w:sz w:val="28"/>
          <w:szCs w:val="28"/>
          <w:lang w:val="en-US"/>
        </w:rPr>
        <w:t xml:space="preserve">mport the </w:t>
      </w:r>
      <w:proofErr w:type="spellStart"/>
      <w:r w:rsidRPr="009C7F91">
        <w:rPr>
          <w:rFonts w:ascii="Times New Roman" w:hAnsi="Times New Roman" w:cs="Times New Roman"/>
          <w:sz w:val="28"/>
          <w:szCs w:val="28"/>
          <w:lang w:val="en-US"/>
        </w:rPr>
        <w:t>read_file</w:t>
      </w:r>
      <w:proofErr w:type="spellEnd"/>
      <w:r w:rsidRPr="009C7F91">
        <w:rPr>
          <w:rFonts w:ascii="Times New Roman" w:hAnsi="Times New Roman" w:cs="Times New Roman"/>
          <w:sz w:val="28"/>
          <w:szCs w:val="28"/>
          <w:lang w:val="en-US"/>
        </w:rPr>
        <w:t xml:space="preserve"> module</w:t>
      </w:r>
    </w:p>
    <w:p w14:paraId="67C61337" w14:textId="77777777" w:rsidR="00DA2EFF" w:rsidRPr="00DA2EFF" w:rsidRDefault="009C7F91" w:rsidP="00A259FD">
      <w:pPr>
        <w:pStyle w:val="ListParagraph"/>
        <w:numPr>
          <w:ilvl w:val="0"/>
          <w:numId w:val="9"/>
        </w:numPr>
        <w:spacing w:after="240" w:line="240" w:lineRule="auto"/>
        <w:jc w:val="both"/>
        <w:rPr>
          <w:rFonts w:ascii="Times New Roman" w:hAnsi="Times New Roman" w:cs="Times New Roman"/>
          <w:sz w:val="28"/>
          <w:szCs w:val="28"/>
        </w:rPr>
      </w:pPr>
      <w:r w:rsidRPr="009C7F91">
        <w:rPr>
          <w:rFonts w:ascii="Times New Roman" w:hAnsi="Times New Roman" w:cs="Times New Roman"/>
          <w:sz w:val="28"/>
          <w:szCs w:val="28"/>
          <w:lang w:val="en-US"/>
        </w:rPr>
        <w:t xml:space="preserve">def </w:t>
      </w:r>
      <w:proofErr w:type="spellStart"/>
      <w:r w:rsidRPr="009C7F91">
        <w:rPr>
          <w:rFonts w:ascii="Times New Roman" w:hAnsi="Times New Roman" w:cs="Times New Roman"/>
          <w:sz w:val="28"/>
          <w:szCs w:val="28"/>
          <w:lang w:val="en-US"/>
        </w:rPr>
        <w:t>gate_x</w:t>
      </w:r>
      <w:proofErr w:type="spellEnd"/>
      <w:r w:rsidRPr="009C7F91">
        <w:rPr>
          <w:rFonts w:ascii="Times New Roman" w:hAnsi="Times New Roman" w:cs="Times New Roman"/>
          <w:sz w:val="28"/>
          <w:szCs w:val="28"/>
          <w:lang w:val="en-US"/>
        </w:rPr>
        <w:t>(</w:t>
      </w:r>
      <w:proofErr w:type="spellStart"/>
      <w:r w:rsidRPr="009C7F91">
        <w:rPr>
          <w:rFonts w:ascii="Times New Roman" w:hAnsi="Times New Roman" w:cs="Times New Roman"/>
          <w:sz w:val="28"/>
          <w:szCs w:val="28"/>
          <w:lang w:val="en-US"/>
        </w:rPr>
        <w:t>t_password</w:t>
      </w:r>
      <w:proofErr w:type="spellEnd"/>
      <w:r w:rsidRPr="009C7F91">
        <w:rPr>
          <w:rFonts w:ascii="Times New Roman" w:hAnsi="Times New Roman" w:cs="Times New Roman"/>
          <w:sz w:val="28"/>
          <w:szCs w:val="28"/>
          <w:lang w:val="en-US"/>
        </w:rPr>
        <w:t>):</w:t>
      </w:r>
    </w:p>
    <w:p w14:paraId="34DC0E1B" w14:textId="77777777" w:rsidR="00DA2EFF" w:rsidRPr="00DA2EFF" w:rsidRDefault="00DA2EFF" w:rsidP="00D8078A">
      <w:pPr>
        <w:pStyle w:val="ListParagraph"/>
        <w:spacing w:after="240" w:line="240" w:lineRule="auto"/>
        <w:ind w:left="1440"/>
        <w:jc w:val="both"/>
        <w:rPr>
          <w:rFonts w:ascii="Times New Roman" w:hAnsi="Times New Roman" w:cs="Times New Roman"/>
          <w:sz w:val="28"/>
          <w:szCs w:val="28"/>
        </w:rPr>
      </w:pPr>
      <w:proofErr w:type="spellStart"/>
      <w:r>
        <w:rPr>
          <w:rFonts w:ascii="Times New Roman" w:hAnsi="Times New Roman" w:cs="Times New Roman"/>
          <w:sz w:val="28"/>
          <w:szCs w:val="28"/>
          <w:lang w:val="en-US"/>
        </w:rPr>
        <w:t>t_password</w:t>
      </w:r>
      <w:proofErr w:type="spellEnd"/>
      <w:r>
        <w:rPr>
          <w:rFonts w:ascii="Times New Roman" w:hAnsi="Times New Roman" w:cs="Times New Roman"/>
          <w:sz w:val="28"/>
          <w:szCs w:val="28"/>
          <w:lang w:val="en-US"/>
        </w:rPr>
        <w:t xml:space="preserve"> stands for “true password”</w:t>
      </w:r>
    </w:p>
    <w:p w14:paraId="7915F593" w14:textId="77777777" w:rsidR="009C7F91" w:rsidRPr="009C7F91" w:rsidRDefault="009C7F91" w:rsidP="00A259FD">
      <w:pPr>
        <w:pStyle w:val="ListParagraph"/>
        <w:numPr>
          <w:ilvl w:val="0"/>
          <w:numId w:val="9"/>
        </w:numPr>
        <w:spacing w:after="240" w:line="240" w:lineRule="auto"/>
        <w:jc w:val="both"/>
        <w:rPr>
          <w:rFonts w:ascii="Times New Roman" w:hAnsi="Times New Roman" w:cs="Times New Roman"/>
          <w:sz w:val="28"/>
          <w:szCs w:val="28"/>
        </w:rPr>
      </w:pPr>
      <w:r w:rsidRPr="009C7F91">
        <w:rPr>
          <w:rFonts w:ascii="Times New Roman" w:hAnsi="Times New Roman" w:cs="Times New Roman"/>
          <w:sz w:val="28"/>
          <w:szCs w:val="28"/>
          <w:lang w:val="en-US"/>
        </w:rPr>
        <w:t>Enter old password to confirm the new password</w:t>
      </w:r>
    </w:p>
    <w:p w14:paraId="5A7B0B73" w14:textId="77777777" w:rsidR="009C7F91" w:rsidRPr="009C7F91" w:rsidRDefault="009C7F91" w:rsidP="00A259FD">
      <w:pPr>
        <w:pStyle w:val="ListParagraph"/>
        <w:numPr>
          <w:ilvl w:val="0"/>
          <w:numId w:val="9"/>
        </w:numPr>
        <w:spacing w:after="240" w:line="240" w:lineRule="auto"/>
        <w:jc w:val="both"/>
        <w:rPr>
          <w:rFonts w:ascii="Times New Roman" w:hAnsi="Times New Roman" w:cs="Times New Roman"/>
          <w:sz w:val="28"/>
          <w:szCs w:val="28"/>
        </w:rPr>
      </w:pPr>
      <w:proofErr w:type="spellStart"/>
      <w:r w:rsidRPr="009C7F91">
        <w:rPr>
          <w:rFonts w:ascii="Times New Roman" w:hAnsi="Times New Roman" w:cs="Times New Roman"/>
          <w:sz w:val="28"/>
          <w:szCs w:val="28"/>
          <w:lang w:val="en-US"/>
        </w:rPr>
        <w:t>wrong_flag</w:t>
      </w:r>
      <w:proofErr w:type="spellEnd"/>
      <w:r w:rsidRPr="009C7F91">
        <w:rPr>
          <w:rFonts w:ascii="Times New Roman" w:hAnsi="Times New Roman" w:cs="Times New Roman"/>
          <w:sz w:val="28"/>
          <w:szCs w:val="28"/>
          <w:lang w:val="en-US"/>
        </w:rPr>
        <w:t xml:space="preserve"> = True  </w:t>
      </w:r>
    </w:p>
    <w:p w14:paraId="3D732F24" w14:textId="77777777" w:rsidR="009C7F91" w:rsidRPr="009C7F91" w:rsidRDefault="009C7F91" w:rsidP="00D8078A">
      <w:pPr>
        <w:pStyle w:val="ListParagraph"/>
        <w:spacing w:after="240" w:line="240" w:lineRule="auto"/>
        <w:ind w:firstLine="720"/>
        <w:jc w:val="both"/>
        <w:rPr>
          <w:rFonts w:ascii="Times New Roman" w:hAnsi="Times New Roman" w:cs="Times New Roman"/>
          <w:sz w:val="28"/>
          <w:szCs w:val="28"/>
        </w:rPr>
      </w:pPr>
      <w:r w:rsidRPr="009C7F91">
        <w:rPr>
          <w:rFonts w:ascii="Times New Roman" w:hAnsi="Times New Roman" w:cs="Times New Roman"/>
          <w:sz w:val="28"/>
          <w:szCs w:val="28"/>
          <w:lang w:val="en-US"/>
        </w:rPr>
        <w:t>True if end all tries wrong</w:t>
      </w:r>
    </w:p>
    <w:p w14:paraId="06E4554B" w14:textId="77777777" w:rsidR="00DA2EFF" w:rsidRPr="00DA2EFF" w:rsidRDefault="00DA2EFF" w:rsidP="00A259FD">
      <w:pPr>
        <w:pStyle w:val="ListParagraph"/>
        <w:numPr>
          <w:ilvl w:val="0"/>
          <w:numId w:val="9"/>
        </w:numPr>
        <w:spacing w:after="240" w:line="240" w:lineRule="auto"/>
        <w:jc w:val="both"/>
        <w:rPr>
          <w:rFonts w:ascii="Times New Roman" w:hAnsi="Times New Roman" w:cs="Times New Roman"/>
          <w:sz w:val="28"/>
          <w:szCs w:val="28"/>
        </w:rPr>
      </w:pPr>
      <w:r w:rsidRPr="00DA2EFF">
        <w:rPr>
          <w:rFonts w:ascii="Times New Roman" w:hAnsi="Times New Roman" w:cs="Times New Roman"/>
          <w:sz w:val="28"/>
          <w:szCs w:val="28"/>
          <w:lang w:val="en-US"/>
        </w:rPr>
        <w:t>f</w:t>
      </w:r>
      <w:r w:rsidR="009C7F91" w:rsidRPr="00DA2EFF">
        <w:rPr>
          <w:rFonts w:ascii="Times New Roman" w:hAnsi="Times New Roman" w:cs="Times New Roman"/>
          <w:sz w:val="28"/>
          <w:szCs w:val="28"/>
          <w:lang w:val="en-US"/>
        </w:rPr>
        <w:t xml:space="preserve">or </w:t>
      </w:r>
      <w:proofErr w:type="spellStart"/>
      <w:r w:rsidR="009C7F91" w:rsidRPr="00DA2EFF">
        <w:rPr>
          <w:rFonts w:ascii="Times New Roman" w:hAnsi="Times New Roman" w:cs="Times New Roman"/>
          <w:sz w:val="28"/>
          <w:szCs w:val="28"/>
          <w:lang w:val="en-US"/>
        </w:rPr>
        <w:t>i</w:t>
      </w:r>
      <w:proofErr w:type="spellEnd"/>
      <w:r w:rsidR="009C7F91" w:rsidRPr="00DA2EFF">
        <w:rPr>
          <w:rFonts w:ascii="Times New Roman" w:hAnsi="Times New Roman" w:cs="Times New Roman"/>
          <w:sz w:val="28"/>
          <w:szCs w:val="28"/>
          <w:lang w:val="en-US"/>
        </w:rPr>
        <w:t xml:space="preserve"> in </w:t>
      </w:r>
      <w:proofErr w:type="gramStart"/>
      <w:r w:rsidR="009C7F91" w:rsidRPr="00DA2EFF">
        <w:rPr>
          <w:rFonts w:ascii="Times New Roman" w:hAnsi="Times New Roman" w:cs="Times New Roman"/>
          <w:sz w:val="28"/>
          <w:szCs w:val="28"/>
          <w:lang w:val="en-US"/>
        </w:rPr>
        <w:t>range(</w:t>
      </w:r>
      <w:proofErr w:type="gramEnd"/>
      <w:r w:rsidR="009C7F91" w:rsidRPr="00DA2EFF">
        <w:rPr>
          <w:rFonts w:ascii="Times New Roman" w:hAnsi="Times New Roman" w:cs="Times New Roman"/>
          <w:sz w:val="28"/>
          <w:szCs w:val="28"/>
          <w:lang w:val="en-US"/>
        </w:rPr>
        <w:t xml:space="preserve">3):  </w:t>
      </w:r>
    </w:p>
    <w:p w14:paraId="00A8D03A" w14:textId="77777777" w:rsidR="009C7F91" w:rsidRPr="00DA2EFF" w:rsidRDefault="00DA2EFF" w:rsidP="00D8078A">
      <w:pPr>
        <w:pStyle w:val="ListParagraph"/>
        <w:spacing w:after="240" w:line="240" w:lineRule="auto"/>
        <w:jc w:val="both"/>
        <w:rPr>
          <w:rFonts w:ascii="Times New Roman" w:hAnsi="Times New Roman" w:cs="Times New Roman"/>
          <w:sz w:val="28"/>
          <w:szCs w:val="28"/>
        </w:rPr>
      </w:pPr>
      <w:r>
        <w:rPr>
          <w:rFonts w:ascii="Times New Roman" w:hAnsi="Times New Roman" w:cs="Times New Roman"/>
          <w:sz w:val="28"/>
          <w:szCs w:val="28"/>
          <w:lang w:val="en-US"/>
        </w:rPr>
        <w:tab/>
      </w:r>
      <w:r w:rsidR="009C7F91" w:rsidRPr="00DA2EFF">
        <w:rPr>
          <w:rFonts w:ascii="Times New Roman" w:hAnsi="Times New Roman" w:cs="Times New Roman"/>
          <w:sz w:val="28"/>
          <w:szCs w:val="28"/>
          <w:lang w:val="en-US"/>
        </w:rPr>
        <w:t>Limit the try to enter the old password</w:t>
      </w:r>
    </w:p>
    <w:p w14:paraId="6748FA77" w14:textId="77777777" w:rsidR="00DA2EFF" w:rsidRPr="00DA2EFF" w:rsidRDefault="009C7F91" w:rsidP="00A259FD">
      <w:pPr>
        <w:pStyle w:val="ListParagraph"/>
        <w:numPr>
          <w:ilvl w:val="0"/>
          <w:numId w:val="9"/>
        </w:numPr>
        <w:spacing w:after="240" w:line="240" w:lineRule="auto"/>
        <w:jc w:val="both"/>
        <w:rPr>
          <w:rFonts w:ascii="Times New Roman" w:hAnsi="Times New Roman" w:cs="Times New Roman"/>
          <w:sz w:val="28"/>
          <w:szCs w:val="28"/>
        </w:rPr>
      </w:pPr>
      <w:r w:rsidRPr="00DA2EFF">
        <w:rPr>
          <w:rFonts w:ascii="Times New Roman" w:hAnsi="Times New Roman" w:cs="Times New Roman"/>
          <w:sz w:val="28"/>
          <w:szCs w:val="28"/>
          <w:lang w:val="en-US"/>
        </w:rPr>
        <w:t xml:space="preserve">if </w:t>
      </w:r>
      <w:proofErr w:type="spellStart"/>
      <w:r w:rsidRPr="00DA2EFF">
        <w:rPr>
          <w:rFonts w:ascii="Times New Roman" w:hAnsi="Times New Roman" w:cs="Times New Roman"/>
          <w:sz w:val="28"/>
          <w:szCs w:val="28"/>
          <w:lang w:val="en-US"/>
        </w:rPr>
        <w:t>entered_password</w:t>
      </w:r>
      <w:proofErr w:type="spellEnd"/>
      <w:r w:rsidRPr="00DA2EFF">
        <w:rPr>
          <w:rFonts w:ascii="Times New Roman" w:hAnsi="Times New Roman" w:cs="Times New Roman"/>
          <w:sz w:val="28"/>
          <w:szCs w:val="28"/>
          <w:lang w:val="en-US"/>
        </w:rPr>
        <w:t xml:space="preserve"> == "Exit":</w:t>
      </w:r>
    </w:p>
    <w:p w14:paraId="75BD8650" w14:textId="77777777" w:rsidR="009C7F91" w:rsidRPr="009C7F91" w:rsidRDefault="009C7F91" w:rsidP="00D8078A">
      <w:pPr>
        <w:pStyle w:val="ListParagraph"/>
        <w:spacing w:after="240" w:line="240" w:lineRule="auto"/>
        <w:ind w:firstLine="720"/>
        <w:jc w:val="both"/>
        <w:rPr>
          <w:rFonts w:ascii="Times New Roman" w:hAnsi="Times New Roman" w:cs="Times New Roman"/>
          <w:sz w:val="28"/>
          <w:szCs w:val="28"/>
        </w:rPr>
      </w:pPr>
      <w:r w:rsidRPr="00DA2EFF">
        <w:rPr>
          <w:rFonts w:ascii="Times New Roman" w:hAnsi="Times New Roman" w:cs="Times New Roman"/>
          <w:sz w:val="28"/>
          <w:szCs w:val="28"/>
          <w:lang w:val="en-US"/>
        </w:rPr>
        <w:t xml:space="preserve">Return the Exit flag i.e. it </w:t>
      </w:r>
      <w:proofErr w:type="gramStart"/>
      <w:r w:rsidR="00DA2EFF" w:rsidRPr="00DA2EFF">
        <w:rPr>
          <w:rFonts w:ascii="Times New Roman" w:hAnsi="Times New Roman" w:cs="Times New Roman"/>
          <w:sz w:val="28"/>
          <w:szCs w:val="28"/>
          <w:lang w:val="en-US"/>
        </w:rPr>
        <w:t>reverts</w:t>
      </w:r>
      <w:r w:rsidRPr="00DA2EFF">
        <w:rPr>
          <w:rFonts w:ascii="Times New Roman" w:hAnsi="Times New Roman" w:cs="Times New Roman"/>
          <w:sz w:val="28"/>
          <w:szCs w:val="28"/>
          <w:lang w:val="en-US"/>
        </w:rPr>
        <w:t xml:space="preserve"> back</w:t>
      </w:r>
      <w:proofErr w:type="gramEnd"/>
      <w:r w:rsidRPr="00DA2EFF">
        <w:rPr>
          <w:rFonts w:ascii="Times New Roman" w:hAnsi="Times New Roman" w:cs="Times New Roman"/>
          <w:sz w:val="28"/>
          <w:szCs w:val="28"/>
          <w:lang w:val="en-US"/>
        </w:rPr>
        <w:t xml:space="preserve"> to the menu</w:t>
      </w:r>
    </w:p>
    <w:p w14:paraId="02D6A3A0" w14:textId="77777777" w:rsidR="00DA2EFF" w:rsidRPr="00DA2EFF" w:rsidRDefault="009C7F91" w:rsidP="00A259FD">
      <w:pPr>
        <w:pStyle w:val="ListParagraph"/>
        <w:numPr>
          <w:ilvl w:val="0"/>
          <w:numId w:val="9"/>
        </w:numPr>
        <w:spacing w:after="240" w:line="240" w:lineRule="auto"/>
        <w:jc w:val="both"/>
        <w:rPr>
          <w:rFonts w:ascii="Times New Roman" w:hAnsi="Times New Roman" w:cs="Times New Roman"/>
          <w:sz w:val="28"/>
          <w:szCs w:val="28"/>
        </w:rPr>
      </w:pPr>
      <w:r w:rsidRPr="00DA2EFF">
        <w:rPr>
          <w:rFonts w:ascii="Times New Roman" w:hAnsi="Times New Roman" w:cs="Times New Roman"/>
          <w:sz w:val="28"/>
          <w:szCs w:val="28"/>
          <w:lang w:val="en-US"/>
        </w:rPr>
        <w:t xml:space="preserve">if </w:t>
      </w:r>
      <w:proofErr w:type="spellStart"/>
      <w:r w:rsidRPr="00DA2EFF">
        <w:rPr>
          <w:rFonts w:ascii="Times New Roman" w:hAnsi="Times New Roman" w:cs="Times New Roman"/>
          <w:sz w:val="28"/>
          <w:szCs w:val="28"/>
          <w:lang w:val="en-US"/>
        </w:rPr>
        <w:t>entered_password</w:t>
      </w:r>
      <w:proofErr w:type="spellEnd"/>
      <w:r w:rsidRPr="00DA2EFF">
        <w:rPr>
          <w:rFonts w:ascii="Times New Roman" w:hAnsi="Times New Roman" w:cs="Times New Roman"/>
          <w:sz w:val="28"/>
          <w:szCs w:val="28"/>
          <w:lang w:val="en-US"/>
        </w:rPr>
        <w:t xml:space="preserve"> == </w:t>
      </w:r>
      <w:proofErr w:type="spellStart"/>
      <w:r w:rsidRPr="00DA2EFF">
        <w:rPr>
          <w:rFonts w:ascii="Times New Roman" w:hAnsi="Times New Roman" w:cs="Times New Roman"/>
          <w:sz w:val="28"/>
          <w:szCs w:val="28"/>
          <w:lang w:val="en-US"/>
        </w:rPr>
        <w:t>t_password</w:t>
      </w:r>
      <w:proofErr w:type="spellEnd"/>
      <w:r w:rsidRPr="00DA2EFF">
        <w:rPr>
          <w:rFonts w:ascii="Times New Roman" w:hAnsi="Times New Roman" w:cs="Times New Roman"/>
          <w:sz w:val="28"/>
          <w:szCs w:val="28"/>
          <w:lang w:val="en-US"/>
        </w:rPr>
        <w:t xml:space="preserve">:  </w:t>
      </w:r>
    </w:p>
    <w:p w14:paraId="7F4FEEA3" w14:textId="77777777" w:rsidR="009C7F91" w:rsidRPr="00DA2EFF" w:rsidRDefault="009C7F91" w:rsidP="00D8078A">
      <w:pPr>
        <w:pStyle w:val="ListParagraph"/>
        <w:spacing w:after="240" w:line="240" w:lineRule="auto"/>
        <w:ind w:firstLine="720"/>
        <w:jc w:val="both"/>
        <w:rPr>
          <w:rFonts w:ascii="Times New Roman" w:hAnsi="Times New Roman" w:cs="Times New Roman"/>
          <w:sz w:val="28"/>
          <w:szCs w:val="28"/>
        </w:rPr>
      </w:pPr>
      <w:r w:rsidRPr="00DA2EFF">
        <w:rPr>
          <w:rFonts w:ascii="Times New Roman" w:hAnsi="Times New Roman" w:cs="Times New Roman"/>
          <w:sz w:val="28"/>
          <w:szCs w:val="28"/>
          <w:lang w:val="en-US"/>
        </w:rPr>
        <w:t>Compere if the Entered password = the True password</w:t>
      </w:r>
    </w:p>
    <w:p w14:paraId="3882E84A" w14:textId="77777777" w:rsidR="00DA2EFF" w:rsidRPr="00DA2EFF" w:rsidRDefault="009C7F91" w:rsidP="00A259FD">
      <w:pPr>
        <w:pStyle w:val="ListParagraph"/>
        <w:numPr>
          <w:ilvl w:val="0"/>
          <w:numId w:val="9"/>
        </w:numPr>
        <w:spacing w:after="240" w:line="240" w:lineRule="auto"/>
        <w:jc w:val="both"/>
        <w:rPr>
          <w:rFonts w:ascii="Times New Roman" w:hAnsi="Times New Roman" w:cs="Times New Roman"/>
          <w:sz w:val="28"/>
          <w:szCs w:val="28"/>
        </w:rPr>
      </w:pPr>
      <w:proofErr w:type="spellStart"/>
      <w:r w:rsidRPr="00DA2EFF">
        <w:rPr>
          <w:rFonts w:ascii="Times New Roman" w:hAnsi="Times New Roman" w:cs="Times New Roman"/>
          <w:sz w:val="28"/>
          <w:szCs w:val="28"/>
          <w:lang w:val="en-US"/>
        </w:rPr>
        <w:t>wrong_flag</w:t>
      </w:r>
      <w:proofErr w:type="spellEnd"/>
      <w:r w:rsidRPr="00DA2EFF">
        <w:rPr>
          <w:rFonts w:ascii="Times New Roman" w:hAnsi="Times New Roman" w:cs="Times New Roman"/>
          <w:sz w:val="28"/>
          <w:szCs w:val="28"/>
          <w:lang w:val="en-US"/>
        </w:rPr>
        <w:t xml:space="preserve"> = False  </w:t>
      </w:r>
    </w:p>
    <w:p w14:paraId="11164038" w14:textId="77777777" w:rsidR="00D8078A" w:rsidRPr="00D8078A" w:rsidRDefault="009C7F91" w:rsidP="00D8078A">
      <w:pPr>
        <w:pStyle w:val="ListParagraph"/>
        <w:spacing w:after="240" w:line="240" w:lineRule="auto"/>
        <w:ind w:firstLine="720"/>
        <w:jc w:val="both"/>
        <w:rPr>
          <w:rFonts w:ascii="Times New Roman" w:hAnsi="Times New Roman" w:cs="Times New Roman"/>
          <w:sz w:val="28"/>
          <w:szCs w:val="28"/>
          <w:lang w:val="en-US"/>
        </w:rPr>
      </w:pPr>
      <w:r w:rsidRPr="00DA2EFF">
        <w:rPr>
          <w:rFonts w:ascii="Times New Roman" w:hAnsi="Times New Roman" w:cs="Times New Roman"/>
          <w:sz w:val="28"/>
          <w:szCs w:val="28"/>
          <w:lang w:val="en-US"/>
        </w:rPr>
        <w:t>Set to false mean the entered password confirmed</w:t>
      </w:r>
    </w:p>
    <w:p w14:paraId="1DAA55F3" w14:textId="77777777" w:rsidR="00D74D29" w:rsidRDefault="00DA2EFF" w:rsidP="00D74D29">
      <w:pPr>
        <w:spacing w:line="240" w:lineRule="auto"/>
        <w:rPr>
          <w:rFonts w:ascii="Times New Roman" w:hAnsi="Times New Roman" w:cs="Times New Roman"/>
          <w:sz w:val="26"/>
          <w:szCs w:val="26"/>
        </w:rPr>
      </w:pPr>
      <w:r w:rsidRPr="00DA2EFF">
        <w:rPr>
          <w:rFonts w:ascii="Times New Roman" w:hAnsi="Times New Roman" w:cs="Times New Roman"/>
          <w:noProof/>
          <w:sz w:val="26"/>
          <w:szCs w:val="26"/>
          <w:lang w:val="en-US"/>
        </w:rPr>
        <w:drawing>
          <wp:inline distT="0" distB="0" distL="0" distR="0" wp14:anchorId="7C4C1FE3" wp14:editId="0F703E9B">
            <wp:extent cx="5217821" cy="2836190"/>
            <wp:effectExtent l="0" t="0" r="1905" b="2540"/>
            <wp:docPr id="3" name="Picture 4">
              <a:extLst xmlns:a="http://schemas.openxmlformats.org/drawingml/2006/main">
                <a:ext uri="{FF2B5EF4-FFF2-40B4-BE49-F238E27FC236}">
                  <a16:creationId xmlns:a16="http://schemas.microsoft.com/office/drawing/2014/main" id="{096F974D-3A6D-4589-BDC8-49F939A6BA0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096F974D-3A6D-4589-BDC8-49F939A6BA0D}"/>
                        </a:ext>
                      </a:extLst>
                    </pic:cNvPr>
                    <pic:cNvPicPr>
                      <a:picLocks noChangeAspect="1"/>
                    </pic:cNvPicPr>
                  </pic:nvPicPr>
                  <pic:blipFill>
                    <a:blip r:embed="rId14"/>
                    <a:stretch>
                      <a:fillRect/>
                    </a:stretch>
                  </pic:blipFill>
                  <pic:spPr>
                    <a:xfrm>
                      <a:off x="0" y="0"/>
                      <a:ext cx="5242805" cy="2849770"/>
                    </a:xfrm>
                    <a:prstGeom prst="rect">
                      <a:avLst/>
                    </a:prstGeom>
                  </pic:spPr>
                </pic:pic>
              </a:graphicData>
            </a:graphic>
          </wp:inline>
        </w:drawing>
      </w:r>
    </w:p>
    <w:p w14:paraId="2AB00832" w14:textId="77777777" w:rsidR="00DA2EFF" w:rsidRDefault="00DA2EFF" w:rsidP="00DA2EFF">
      <w:pPr>
        <w:spacing w:line="240" w:lineRule="auto"/>
        <w:jc w:val="center"/>
        <w:rPr>
          <w:rFonts w:ascii="Times New Roman" w:hAnsi="Times New Roman" w:cs="Times New Roman"/>
          <w:sz w:val="26"/>
          <w:szCs w:val="26"/>
        </w:rPr>
      </w:pPr>
      <w:r>
        <w:rPr>
          <w:rFonts w:ascii="Times New Roman" w:hAnsi="Times New Roman" w:cs="Times New Roman"/>
          <w:sz w:val="26"/>
          <w:szCs w:val="26"/>
        </w:rPr>
        <w:t>Fig 3.2.4 Change Password 2</w:t>
      </w:r>
    </w:p>
    <w:p w14:paraId="3E37337E" w14:textId="77777777" w:rsidR="00DA2EFF" w:rsidRDefault="00DA2EFF" w:rsidP="00DA2EFF">
      <w:pPr>
        <w:spacing w:line="240" w:lineRule="auto"/>
        <w:rPr>
          <w:rFonts w:ascii="Times New Roman" w:hAnsi="Times New Roman" w:cs="Times New Roman"/>
          <w:sz w:val="26"/>
          <w:szCs w:val="26"/>
        </w:rPr>
      </w:pPr>
    </w:p>
    <w:p w14:paraId="66BF2DA1" w14:textId="77777777" w:rsidR="00DA2EFF" w:rsidRPr="00CF434E" w:rsidRDefault="00DA2EFF" w:rsidP="00A259FD">
      <w:pPr>
        <w:pStyle w:val="ListParagraph"/>
        <w:numPr>
          <w:ilvl w:val="0"/>
          <w:numId w:val="9"/>
        </w:numPr>
        <w:rPr>
          <w:rFonts w:ascii="Times New Roman" w:hAnsi="Times New Roman" w:cs="Times New Roman"/>
          <w:sz w:val="26"/>
          <w:szCs w:val="26"/>
        </w:rPr>
      </w:pPr>
      <w:r w:rsidRPr="00CF434E">
        <w:rPr>
          <w:rFonts w:ascii="Times New Roman" w:hAnsi="Times New Roman" w:cs="Times New Roman"/>
          <w:sz w:val="26"/>
          <w:szCs w:val="26"/>
          <w:lang w:val="en-US"/>
        </w:rPr>
        <w:t xml:space="preserve">def </w:t>
      </w:r>
      <w:proofErr w:type="spellStart"/>
      <w:r w:rsidRPr="00CF434E">
        <w:rPr>
          <w:rFonts w:ascii="Times New Roman" w:hAnsi="Times New Roman" w:cs="Times New Roman"/>
          <w:sz w:val="26"/>
          <w:szCs w:val="26"/>
          <w:lang w:val="en-US"/>
        </w:rPr>
        <w:t>change_password</w:t>
      </w:r>
      <w:proofErr w:type="spellEnd"/>
      <w:r w:rsidRPr="00CF434E">
        <w:rPr>
          <w:rFonts w:ascii="Times New Roman" w:hAnsi="Times New Roman" w:cs="Times New Roman"/>
          <w:sz w:val="26"/>
          <w:szCs w:val="26"/>
          <w:lang w:val="en-US"/>
        </w:rPr>
        <w:t xml:space="preserve">(ls): </w:t>
      </w:r>
    </w:p>
    <w:p w14:paraId="4F4676EB" w14:textId="77777777" w:rsidR="00DA2EFF" w:rsidRPr="00DA2EFF" w:rsidRDefault="00DA2EFF" w:rsidP="00D8078A">
      <w:pPr>
        <w:pStyle w:val="ListParagraph"/>
        <w:spacing w:line="240" w:lineRule="auto"/>
        <w:ind w:left="1440"/>
        <w:jc w:val="both"/>
        <w:rPr>
          <w:rFonts w:ascii="Times New Roman" w:hAnsi="Times New Roman" w:cs="Times New Roman"/>
          <w:sz w:val="26"/>
          <w:szCs w:val="26"/>
        </w:rPr>
      </w:pPr>
      <w:r w:rsidRPr="00D8078A">
        <w:rPr>
          <w:rFonts w:ascii="Times New Roman" w:hAnsi="Times New Roman" w:cs="Times New Roman"/>
          <w:sz w:val="26"/>
          <w:szCs w:val="26"/>
          <w:lang w:val="en-US"/>
        </w:rPr>
        <w:t xml:space="preserve">A function to change the password; </w:t>
      </w:r>
      <w:r w:rsidRPr="00DA2EFF">
        <w:rPr>
          <w:rFonts w:ascii="Times New Roman" w:hAnsi="Times New Roman" w:cs="Times New Roman"/>
          <w:sz w:val="26"/>
          <w:szCs w:val="26"/>
          <w:lang w:val="en-US"/>
        </w:rPr>
        <w:t>It is used Get the old password</w:t>
      </w:r>
    </w:p>
    <w:p w14:paraId="5D4CF1C2" w14:textId="77777777" w:rsidR="00DA2EFF" w:rsidRPr="00D8078A" w:rsidRDefault="00DA2EFF" w:rsidP="00A259FD">
      <w:pPr>
        <w:pStyle w:val="ListParagraph"/>
        <w:numPr>
          <w:ilvl w:val="0"/>
          <w:numId w:val="9"/>
        </w:numPr>
        <w:spacing w:line="240" w:lineRule="auto"/>
        <w:jc w:val="both"/>
        <w:rPr>
          <w:rFonts w:ascii="Times New Roman" w:hAnsi="Times New Roman" w:cs="Times New Roman"/>
          <w:sz w:val="26"/>
          <w:szCs w:val="26"/>
        </w:rPr>
      </w:pPr>
      <w:proofErr w:type="spellStart"/>
      <w:r w:rsidRPr="00D8078A">
        <w:rPr>
          <w:rFonts w:ascii="Times New Roman" w:hAnsi="Times New Roman" w:cs="Times New Roman"/>
          <w:sz w:val="26"/>
          <w:szCs w:val="26"/>
          <w:lang w:val="en-US"/>
        </w:rPr>
        <w:t>old_password</w:t>
      </w:r>
      <w:proofErr w:type="spellEnd"/>
      <w:r w:rsidRPr="00D8078A">
        <w:rPr>
          <w:rFonts w:ascii="Times New Roman" w:hAnsi="Times New Roman" w:cs="Times New Roman"/>
          <w:sz w:val="26"/>
          <w:szCs w:val="26"/>
          <w:lang w:val="en-US"/>
        </w:rPr>
        <w:t xml:space="preserve"> = </w:t>
      </w:r>
      <w:proofErr w:type="gramStart"/>
      <w:r w:rsidRPr="00D8078A">
        <w:rPr>
          <w:rFonts w:ascii="Times New Roman" w:hAnsi="Times New Roman" w:cs="Times New Roman"/>
          <w:sz w:val="26"/>
          <w:szCs w:val="26"/>
          <w:lang w:val="en-US"/>
        </w:rPr>
        <w:t>ls[</w:t>
      </w:r>
      <w:proofErr w:type="gramEnd"/>
      <w:r w:rsidRPr="00D8078A">
        <w:rPr>
          <w:rFonts w:ascii="Times New Roman" w:hAnsi="Times New Roman" w:cs="Times New Roman"/>
          <w:sz w:val="26"/>
          <w:szCs w:val="26"/>
          <w:lang w:val="en-US"/>
        </w:rPr>
        <w:t>2]</w:t>
      </w:r>
    </w:p>
    <w:p w14:paraId="6BE377E4" w14:textId="77777777" w:rsidR="00DA2EFF" w:rsidRPr="00DA2EFF" w:rsidRDefault="00DA2EFF" w:rsidP="00D8078A">
      <w:pPr>
        <w:spacing w:line="240" w:lineRule="auto"/>
        <w:jc w:val="both"/>
        <w:rPr>
          <w:rFonts w:ascii="Times New Roman" w:hAnsi="Times New Roman" w:cs="Times New Roman"/>
          <w:sz w:val="26"/>
          <w:szCs w:val="26"/>
        </w:rPr>
      </w:pPr>
      <w:r w:rsidRPr="00D8078A">
        <w:rPr>
          <w:rFonts w:ascii="Times New Roman" w:hAnsi="Times New Roman" w:cs="Times New Roman"/>
          <w:sz w:val="26"/>
          <w:szCs w:val="26"/>
          <w:lang w:val="en-US"/>
        </w:rPr>
        <w:tab/>
      </w:r>
      <w:r w:rsidRPr="00DA2EFF">
        <w:rPr>
          <w:rFonts w:ascii="Times New Roman" w:hAnsi="Times New Roman" w:cs="Times New Roman"/>
          <w:sz w:val="26"/>
          <w:szCs w:val="26"/>
          <w:lang w:val="en-US"/>
        </w:rPr>
        <w:t>Ask to old password to enter new one</w:t>
      </w:r>
    </w:p>
    <w:p w14:paraId="107B4C8F" w14:textId="77777777" w:rsidR="00DA2EFF" w:rsidRPr="00D8078A" w:rsidRDefault="00DA2EFF" w:rsidP="00A259FD">
      <w:pPr>
        <w:pStyle w:val="ListParagraph"/>
        <w:numPr>
          <w:ilvl w:val="0"/>
          <w:numId w:val="9"/>
        </w:numPr>
        <w:spacing w:line="240" w:lineRule="auto"/>
        <w:jc w:val="both"/>
        <w:rPr>
          <w:rFonts w:ascii="Times New Roman" w:hAnsi="Times New Roman" w:cs="Times New Roman"/>
          <w:sz w:val="26"/>
          <w:szCs w:val="26"/>
        </w:rPr>
      </w:pPr>
      <w:r w:rsidRPr="00D8078A">
        <w:rPr>
          <w:rFonts w:ascii="Times New Roman" w:hAnsi="Times New Roman" w:cs="Times New Roman"/>
          <w:sz w:val="26"/>
          <w:szCs w:val="26"/>
          <w:lang w:val="en-US"/>
        </w:rPr>
        <w:lastRenderedPageBreak/>
        <w:t xml:space="preserve">flag = </w:t>
      </w:r>
      <w:proofErr w:type="spellStart"/>
      <w:r w:rsidRPr="00D8078A">
        <w:rPr>
          <w:rFonts w:ascii="Times New Roman" w:hAnsi="Times New Roman" w:cs="Times New Roman"/>
          <w:sz w:val="26"/>
          <w:szCs w:val="26"/>
          <w:lang w:val="en-US"/>
        </w:rPr>
        <w:t>gate_x</w:t>
      </w:r>
      <w:proofErr w:type="spellEnd"/>
      <w:r w:rsidRPr="00D8078A">
        <w:rPr>
          <w:rFonts w:ascii="Times New Roman" w:hAnsi="Times New Roman" w:cs="Times New Roman"/>
          <w:sz w:val="26"/>
          <w:szCs w:val="26"/>
          <w:lang w:val="en-US"/>
        </w:rPr>
        <w:t>(</w:t>
      </w:r>
      <w:proofErr w:type="spellStart"/>
      <w:r w:rsidRPr="00D8078A">
        <w:rPr>
          <w:rFonts w:ascii="Times New Roman" w:hAnsi="Times New Roman" w:cs="Times New Roman"/>
          <w:sz w:val="26"/>
          <w:szCs w:val="26"/>
          <w:lang w:val="en-US"/>
        </w:rPr>
        <w:t>old_password</w:t>
      </w:r>
      <w:proofErr w:type="spellEnd"/>
      <w:r w:rsidRPr="00D8078A">
        <w:rPr>
          <w:rFonts w:ascii="Times New Roman" w:hAnsi="Times New Roman" w:cs="Times New Roman"/>
          <w:sz w:val="26"/>
          <w:szCs w:val="26"/>
          <w:lang w:val="en-US"/>
        </w:rPr>
        <w:t>)</w:t>
      </w:r>
    </w:p>
    <w:p w14:paraId="6534BE9F" w14:textId="77777777" w:rsidR="00DA2EFF" w:rsidRPr="00DA2EFF" w:rsidRDefault="00DA2EFF" w:rsidP="00D8078A">
      <w:pPr>
        <w:spacing w:line="240" w:lineRule="auto"/>
        <w:jc w:val="both"/>
        <w:rPr>
          <w:rFonts w:ascii="Times New Roman" w:hAnsi="Times New Roman" w:cs="Times New Roman"/>
          <w:sz w:val="26"/>
          <w:szCs w:val="26"/>
        </w:rPr>
      </w:pPr>
      <w:r w:rsidRPr="00D8078A">
        <w:rPr>
          <w:rFonts w:ascii="Times New Roman" w:hAnsi="Times New Roman" w:cs="Times New Roman"/>
          <w:sz w:val="26"/>
          <w:szCs w:val="26"/>
          <w:lang w:val="en-US"/>
        </w:rPr>
        <w:tab/>
      </w:r>
      <w:r w:rsidRPr="00DA2EFF">
        <w:rPr>
          <w:rFonts w:ascii="Times New Roman" w:hAnsi="Times New Roman" w:cs="Times New Roman"/>
          <w:sz w:val="26"/>
          <w:szCs w:val="26"/>
          <w:lang w:val="en-US"/>
        </w:rPr>
        <w:t xml:space="preserve"> Security flag get the output flag</w:t>
      </w:r>
    </w:p>
    <w:p w14:paraId="3381CE34" w14:textId="77777777" w:rsidR="00DA2EFF" w:rsidRPr="00D8078A" w:rsidRDefault="00DA2EFF" w:rsidP="00A259FD">
      <w:pPr>
        <w:pStyle w:val="ListParagraph"/>
        <w:numPr>
          <w:ilvl w:val="0"/>
          <w:numId w:val="9"/>
        </w:numPr>
        <w:spacing w:line="240" w:lineRule="auto"/>
        <w:jc w:val="both"/>
        <w:rPr>
          <w:rFonts w:ascii="Times New Roman" w:hAnsi="Times New Roman" w:cs="Times New Roman"/>
          <w:sz w:val="26"/>
          <w:szCs w:val="26"/>
        </w:rPr>
      </w:pPr>
      <w:r w:rsidRPr="00D8078A">
        <w:rPr>
          <w:rFonts w:ascii="Times New Roman" w:hAnsi="Times New Roman" w:cs="Times New Roman"/>
          <w:sz w:val="26"/>
          <w:szCs w:val="26"/>
          <w:lang w:val="en-US"/>
        </w:rPr>
        <w:t xml:space="preserve">if </w:t>
      </w:r>
      <w:proofErr w:type="spellStart"/>
      <w:r w:rsidRPr="00D8078A">
        <w:rPr>
          <w:rFonts w:ascii="Times New Roman" w:hAnsi="Times New Roman" w:cs="Times New Roman"/>
          <w:sz w:val="26"/>
          <w:szCs w:val="26"/>
          <w:lang w:val="en-US"/>
        </w:rPr>
        <w:t>len</w:t>
      </w:r>
      <w:proofErr w:type="spellEnd"/>
      <w:r w:rsidRPr="00D8078A">
        <w:rPr>
          <w:rFonts w:ascii="Times New Roman" w:hAnsi="Times New Roman" w:cs="Times New Roman"/>
          <w:sz w:val="26"/>
          <w:szCs w:val="26"/>
          <w:lang w:val="en-US"/>
        </w:rPr>
        <w:t>(</w:t>
      </w:r>
      <w:proofErr w:type="spellStart"/>
      <w:r w:rsidRPr="00D8078A">
        <w:rPr>
          <w:rFonts w:ascii="Times New Roman" w:hAnsi="Times New Roman" w:cs="Times New Roman"/>
          <w:sz w:val="26"/>
          <w:szCs w:val="26"/>
          <w:lang w:val="en-US"/>
        </w:rPr>
        <w:t>process_list</w:t>
      </w:r>
      <w:proofErr w:type="spellEnd"/>
      <w:r w:rsidRPr="00D8078A">
        <w:rPr>
          <w:rFonts w:ascii="Times New Roman" w:hAnsi="Times New Roman" w:cs="Times New Roman"/>
          <w:sz w:val="26"/>
          <w:szCs w:val="26"/>
          <w:lang w:val="en-US"/>
        </w:rPr>
        <w:t xml:space="preserve">) == 0:  </w:t>
      </w:r>
    </w:p>
    <w:p w14:paraId="15D05EB6" w14:textId="77777777" w:rsidR="00DA2EFF" w:rsidRPr="00D8078A" w:rsidRDefault="00DA2EFF" w:rsidP="00D8078A">
      <w:pPr>
        <w:pStyle w:val="ListParagraph"/>
        <w:spacing w:line="240" w:lineRule="auto"/>
        <w:ind w:firstLine="720"/>
        <w:jc w:val="both"/>
        <w:rPr>
          <w:rFonts w:ascii="Times New Roman" w:hAnsi="Times New Roman" w:cs="Times New Roman"/>
          <w:sz w:val="26"/>
          <w:szCs w:val="26"/>
        </w:rPr>
      </w:pPr>
      <w:r w:rsidRPr="00D8078A">
        <w:rPr>
          <w:rFonts w:ascii="Times New Roman" w:hAnsi="Times New Roman" w:cs="Times New Roman"/>
          <w:sz w:val="26"/>
          <w:szCs w:val="26"/>
          <w:lang w:val="en-US"/>
        </w:rPr>
        <w:t>if there are no processes in the file</w:t>
      </w:r>
    </w:p>
    <w:p w14:paraId="75CE19F8" w14:textId="77777777" w:rsidR="00DA2EFF" w:rsidRPr="00D8078A" w:rsidRDefault="00DA2EFF" w:rsidP="00A259FD">
      <w:pPr>
        <w:pStyle w:val="ListParagraph"/>
        <w:numPr>
          <w:ilvl w:val="0"/>
          <w:numId w:val="9"/>
        </w:numPr>
        <w:spacing w:line="240" w:lineRule="auto"/>
        <w:jc w:val="both"/>
        <w:rPr>
          <w:rFonts w:ascii="Times New Roman" w:hAnsi="Times New Roman" w:cs="Times New Roman"/>
          <w:sz w:val="26"/>
          <w:szCs w:val="26"/>
          <w:lang w:val="en-US"/>
        </w:rPr>
      </w:pPr>
      <w:proofErr w:type="spellStart"/>
      <w:r w:rsidRPr="00D8078A">
        <w:rPr>
          <w:rFonts w:ascii="Times New Roman" w:hAnsi="Times New Roman" w:cs="Times New Roman"/>
          <w:sz w:val="26"/>
          <w:szCs w:val="26"/>
          <w:lang w:val="en-US"/>
        </w:rPr>
        <w:t>last_id</w:t>
      </w:r>
      <w:proofErr w:type="spellEnd"/>
      <w:r w:rsidRPr="00D8078A">
        <w:rPr>
          <w:rFonts w:ascii="Times New Roman" w:hAnsi="Times New Roman" w:cs="Times New Roman"/>
          <w:sz w:val="26"/>
          <w:szCs w:val="26"/>
          <w:lang w:val="en-US"/>
        </w:rPr>
        <w:t xml:space="preserve"> = int(</w:t>
      </w:r>
      <w:proofErr w:type="spellStart"/>
      <w:r w:rsidRPr="00D8078A">
        <w:rPr>
          <w:rFonts w:ascii="Times New Roman" w:hAnsi="Times New Roman" w:cs="Times New Roman"/>
          <w:sz w:val="26"/>
          <w:szCs w:val="26"/>
          <w:lang w:val="en-US"/>
        </w:rPr>
        <w:t>process_list</w:t>
      </w:r>
      <w:proofErr w:type="spellEnd"/>
      <w:r w:rsidRPr="00D8078A">
        <w:rPr>
          <w:rFonts w:ascii="Times New Roman" w:hAnsi="Times New Roman" w:cs="Times New Roman"/>
          <w:sz w:val="26"/>
          <w:szCs w:val="26"/>
          <w:lang w:val="en-US"/>
        </w:rPr>
        <w:t>[</w:t>
      </w:r>
      <w:proofErr w:type="spellStart"/>
      <w:r w:rsidRPr="00D8078A">
        <w:rPr>
          <w:rFonts w:ascii="Times New Roman" w:hAnsi="Times New Roman" w:cs="Times New Roman"/>
          <w:sz w:val="26"/>
          <w:szCs w:val="26"/>
          <w:lang w:val="en-US"/>
        </w:rPr>
        <w:t>len</w:t>
      </w:r>
      <w:proofErr w:type="spellEnd"/>
      <w:r w:rsidRPr="00D8078A">
        <w:rPr>
          <w:rFonts w:ascii="Times New Roman" w:hAnsi="Times New Roman" w:cs="Times New Roman"/>
          <w:sz w:val="26"/>
          <w:szCs w:val="26"/>
          <w:lang w:val="en-US"/>
        </w:rPr>
        <w:t>(</w:t>
      </w:r>
      <w:proofErr w:type="spellStart"/>
      <w:r w:rsidRPr="00D8078A">
        <w:rPr>
          <w:rFonts w:ascii="Times New Roman" w:hAnsi="Times New Roman" w:cs="Times New Roman"/>
          <w:sz w:val="26"/>
          <w:szCs w:val="26"/>
          <w:lang w:val="en-US"/>
        </w:rPr>
        <w:t>process_list</w:t>
      </w:r>
      <w:proofErr w:type="spellEnd"/>
      <w:r w:rsidRPr="00D8078A">
        <w:rPr>
          <w:rFonts w:ascii="Times New Roman" w:hAnsi="Times New Roman" w:cs="Times New Roman"/>
          <w:sz w:val="26"/>
          <w:szCs w:val="26"/>
          <w:lang w:val="en-US"/>
        </w:rPr>
        <w:t xml:space="preserve">) - 1][0]) + 1  </w:t>
      </w:r>
      <w:r w:rsidRPr="00D8078A">
        <w:rPr>
          <w:rFonts w:ascii="Times New Roman" w:hAnsi="Times New Roman" w:cs="Times New Roman"/>
          <w:sz w:val="26"/>
          <w:szCs w:val="26"/>
          <w:lang w:val="en-US"/>
        </w:rPr>
        <w:tab/>
      </w:r>
      <w:r w:rsidRPr="00D8078A">
        <w:rPr>
          <w:rFonts w:ascii="Times New Roman" w:hAnsi="Times New Roman" w:cs="Times New Roman"/>
          <w:sz w:val="26"/>
          <w:szCs w:val="26"/>
          <w:lang w:val="en-US"/>
        </w:rPr>
        <w:tab/>
      </w:r>
    </w:p>
    <w:p w14:paraId="7EC74596" w14:textId="77777777" w:rsidR="00DA2EFF" w:rsidRPr="00D8078A" w:rsidRDefault="00DA2EFF" w:rsidP="00D8078A">
      <w:pPr>
        <w:spacing w:after="240" w:line="240" w:lineRule="auto"/>
        <w:ind w:left="720" w:firstLine="720"/>
        <w:jc w:val="both"/>
        <w:rPr>
          <w:rFonts w:ascii="Times New Roman" w:hAnsi="Times New Roman" w:cs="Times New Roman"/>
          <w:sz w:val="26"/>
          <w:szCs w:val="26"/>
          <w:lang w:val="en-US"/>
        </w:rPr>
      </w:pPr>
      <w:r w:rsidRPr="00DA2EFF">
        <w:rPr>
          <w:rFonts w:ascii="Times New Roman" w:hAnsi="Times New Roman" w:cs="Times New Roman"/>
          <w:sz w:val="26"/>
          <w:szCs w:val="26"/>
          <w:lang w:val="en-US"/>
        </w:rPr>
        <w:t>get</w:t>
      </w:r>
      <w:r w:rsidRPr="00D8078A">
        <w:rPr>
          <w:rFonts w:ascii="Times New Roman" w:hAnsi="Times New Roman" w:cs="Times New Roman"/>
          <w:sz w:val="26"/>
          <w:szCs w:val="26"/>
          <w:lang w:val="en-US"/>
        </w:rPr>
        <w:t>s the</w:t>
      </w:r>
      <w:r w:rsidRPr="00DA2EFF">
        <w:rPr>
          <w:rFonts w:ascii="Times New Roman" w:hAnsi="Times New Roman" w:cs="Times New Roman"/>
          <w:sz w:val="26"/>
          <w:szCs w:val="26"/>
          <w:lang w:val="en-US"/>
        </w:rPr>
        <w:t xml:space="preserve"> last id and increment</w:t>
      </w:r>
      <w:r w:rsidRPr="00D8078A">
        <w:rPr>
          <w:rFonts w:ascii="Times New Roman" w:hAnsi="Times New Roman" w:cs="Times New Roman"/>
          <w:sz w:val="26"/>
          <w:szCs w:val="26"/>
          <w:lang w:val="en-US"/>
        </w:rPr>
        <w:t>s</w:t>
      </w:r>
      <w:r w:rsidRPr="00DA2EFF">
        <w:rPr>
          <w:rFonts w:ascii="Times New Roman" w:hAnsi="Times New Roman" w:cs="Times New Roman"/>
          <w:sz w:val="26"/>
          <w:szCs w:val="26"/>
          <w:lang w:val="en-US"/>
        </w:rPr>
        <w:t xml:space="preserve"> it</w:t>
      </w:r>
    </w:p>
    <w:p w14:paraId="3DC58D7E" w14:textId="77777777" w:rsidR="00DA2EFF" w:rsidRPr="00DA2EFF" w:rsidRDefault="00D8078A" w:rsidP="00DA2EFF">
      <w:pPr>
        <w:spacing w:after="240" w:line="240" w:lineRule="auto"/>
        <w:rPr>
          <w:rFonts w:ascii="Times New Roman" w:hAnsi="Times New Roman" w:cs="Times New Roman"/>
          <w:b/>
          <w:bCs/>
          <w:sz w:val="28"/>
          <w:szCs w:val="28"/>
        </w:rPr>
      </w:pPr>
      <w:r w:rsidRPr="00D8078A">
        <w:rPr>
          <w:rFonts w:ascii="Times New Roman" w:hAnsi="Times New Roman" w:cs="Times New Roman"/>
          <w:b/>
          <w:bCs/>
          <w:sz w:val="28"/>
          <w:szCs w:val="28"/>
          <w:lang w:val="en-US"/>
        </w:rPr>
        <w:t>3.2.4 DEPOSIT</w:t>
      </w:r>
    </w:p>
    <w:p w14:paraId="5ED1FA4E" w14:textId="77777777" w:rsidR="00D8078A" w:rsidRPr="00CF434E" w:rsidRDefault="00D8078A" w:rsidP="00A259FD">
      <w:pPr>
        <w:pStyle w:val="ListParagraph"/>
        <w:numPr>
          <w:ilvl w:val="0"/>
          <w:numId w:val="9"/>
        </w:numPr>
        <w:spacing w:after="0" w:line="240" w:lineRule="auto"/>
        <w:jc w:val="both"/>
        <w:rPr>
          <w:rFonts w:ascii="Times New Roman" w:hAnsi="Times New Roman" w:cs="Times New Roman"/>
          <w:sz w:val="26"/>
          <w:szCs w:val="26"/>
        </w:rPr>
      </w:pPr>
      <w:r w:rsidRPr="00CF434E">
        <w:rPr>
          <w:rFonts w:ascii="Times New Roman" w:hAnsi="Times New Roman" w:cs="Times New Roman"/>
          <w:b/>
          <w:bCs/>
          <w:sz w:val="26"/>
          <w:szCs w:val="26"/>
        </w:rPr>
        <w:t xml:space="preserve">time </w:t>
      </w:r>
      <w:r w:rsidRPr="00CF434E">
        <w:rPr>
          <w:rFonts w:ascii="Times New Roman" w:hAnsi="Times New Roman" w:cs="Times New Roman"/>
          <w:sz w:val="26"/>
          <w:szCs w:val="26"/>
        </w:rPr>
        <w:t>: An inbuilt python module that intends to handle time-related tasks.</w:t>
      </w:r>
    </w:p>
    <w:p w14:paraId="387C72E1" w14:textId="77777777" w:rsidR="00D8078A" w:rsidRPr="00CF434E" w:rsidRDefault="00D8078A" w:rsidP="00A259FD">
      <w:pPr>
        <w:pStyle w:val="ListParagraph"/>
        <w:numPr>
          <w:ilvl w:val="0"/>
          <w:numId w:val="9"/>
        </w:numPr>
        <w:spacing w:after="0" w:line="240" w:lineRule="auto"/>
        <w:jc w:val="both"/>
        <w:rPr>
          <w:rFonts w:ascii="Times New Roman" w:hAnsi="Times New Roman" w:cs="Times New Roman"/>
          <w:sz w:val="26"/>
          <w:szCs w:val="26"/>
        </w:rPr>
      </w:pPr>
      <w:proofErr w:type="spellStart"/>
      <w:r w:rsidRPr="00CF434E">
        <w:rPr>
          <w:rFonts w:ascii="Times New Roman" w:hAnsi="Times New Roman" w:cs="Times New Roman"/>
          <w:b/>
          <w:bCs/>
          <w:sz w:val="26"/>
          <w:szCs w:val="26"/>
        </w:rPr>
        <w:t>read_file</w:t>
      </w:r>
      <w:proofErr w:type="spellEnd"/>
      <w:r w:rsidRPr="00CF434E">
        <w:rPr>
          <w:rFonts w:ascii="Times New Roman" w:hAnsi="Times New Roman" w:cs="Times New Roman"/>
          <w:sz w:val="26"/>
          <w:szCs w:val="26"/>
        </w:rPr>
        <w:t>: A user defined/custom module that involves file processing.</w:t>
      </w:r>
    </w:p>
    <w:p w14:paraId="194FF4D6" w14:textId="77777777" w:rsidR="00D8078A" w:rsidRPr="00CF434E" w:rsidRDefault="00D8078A" w:rsidP="00A259FD">
      <w:pPr>
        <w:pStyle w:val="ListParagraph"/>
        <w:numPr>
          <w:ilvl w:val="0"/>
          <w:numId w:val="9"/>
        </w:numPr>
        <w:spacing w:after="0" w:line="240" w:lineRule="auto"/>
        <w:jc w:val="both"/>
        <w:rPr>
          <w:rFonts w:ascii="Times New Roman" w:hAnsi="Times New Roman" w:cs="Times New Roman"/>
          <w:sz w:val="26"/>
          <w:szCs w:val="26"/>
        </w:rPr>
      </w:pPr>
      <w:proofErr w:type="spellStart"/>
      <w:r w:rsidRPr="00CF434E">
        <w:rPr>
          <w:rFonts w:ascii="Times New Roman" w:hAnsi="Times New Roman" w:cs="Times New Roman"/>
          <w:b/>
          <w:bCs/>
          <w:sz w:val="26"/>
          <w:szCs w:val="26"/>
        </w:rPr>
        <w:t>ctime</w:t>
      </w:r>
      <w:proofErr w:type="spellEnd"/>
      <w:r w:rsidRPr="00CF434E">
        <w:rPr>
          <w:rFonts w:ascii="Times New Roman" w:hAnsi="Times New Roman" w:cs="Times New Roman"/>
          <w:b/>
          <w:bCs/>
          <w:sz w:val="26"/>
          <w:szCs w:val="26"/>
        </w:rPr>
        <w:t xml:space="preserve">() </w:t>
      </w:r>
      <w:r w:rsidRPr="00CF434E">
        <w:rPr>
          <w:rFonts w:ascii="Times New Roman" w:hAnsi="Times New Roman" w:cs="Times New Roman"/>
          <w:sz w:val="26"/>
          <w:szCs w:val="26"/>
        </w:rPr>
        <w:t xml:space="preserve">: </w:t>
      </w:r>
      <w:r w:rsidRPr="00CF434E">
        <w:rPr>
          <w:rFonts w:ascii="Times New Roman" w:hAnsi="Times New Roman" w:cs="Times New Roman"/>
          <w:sz w:val="26"/>
          <w:szCs w:val="26"/>
          <w:lang w:val="en-US"/>
        </w:rPr>
        <w:t>A function that takes seconds passed since epoch (1 January, 12:00 am, 1970 ) as an argument and returns a string representing a local time.</w:t>
      </w:r>
    </w:p>
    <w:p w14:paraId="2B707A14" w14:textId="77777777" w:rsidR="00D8078A" w:rsidRPr="00CF434E" w:rsidRDefault="00D8078A" w:rsidP="00A259FD">
      <w:pPr>
        <w:pStyle w:val="ListParagraph"/>
        <w:numPr>
          <w:ilvl w:val="0"/>
          <w:numId w:val="9"/>
        </w:numPr>
        <w:spacing w:after="0" w:line="240" w:lineRule="auto"/>
        <w:jc w:val="both"/>
        <w:rPr>
          <w:rFonts w:ascii="Times New Roman" w:hAnsi="Times New Roman" w:cs="Times New Roman"/>
          <w:sz w:val="26"/>
          <w:szCs w:val="26"/>
        </w:rPr>
      </w:pPr>
      <w:r w:rsidRPr="00CF434E">
        <w:rPr>
          <w:rFonts w:ascii="Times New Roman" w:hAnsi="Times New Roman" w:cs="Times New Roman"/>
          <w:sz w:val="26"/>
          <w:szCs w:val="26"/>
          <w:lang w:val="en-US"/>
        </w:rPr>
        <w:t xml:space="preserve">This module will accept user input involving money deposit such that a user’s current balance would be updated accordingly. </w:t>
      </w:r>
    </w:p>
    <w:p w14:paraId="15081DEC" w14:textId="77777777" w:rsidR="00D8078A" w:rsidRPr="00CF434E" w:rsidRDefault="00D8078A" w:rsidP="00A259FD">
      <w:pPr>
        <w:pStyle w:val="ListParagraph"/>
        <w:numPr>
          <w:ilvl w:val="0"/>
          <w:numId w:val="9"/>
        </w:numPr>
        <w:spacing w:after="0" w:line="240" w:lineRule="auto"/>
        <w:jc w:val="both"/>
        <w:rPr>
          <w:rFonts w:ascii="Times New Roman" w:hAnsi="Times New Roman" w:cs="Times New Roman"/>
          <w:sz w:val="26"/>
          <w:szCs w:val="26"/>
        </w:rPr>
      </w:pPr>
      <w:r w:rsidRPr="00CF434E">
        <w:rPr>
          <w:rFonts w:ascii="Times New Roman" w:hAnsi="Times New Roman" w:cs="Times New Roman"/>
          <w:sz w:val="26"/>
          <w:szCs w:val="26"/>
          <w:lang w:val="en-US"/>
        </w:rPr>
        <w:t>The module is only triggered after the successful completion of the preliminary modules.</w:t>
      </w:r>
    </w:p>
    <w:p w14:paraId="7370933D" w14:textId="77777777" w:rsidR="00D8078A" w:rsidRDefault="00D8078A" w:rsidP="00CF434E">
      <w:pPr>
        <w:spacing w:after="0" w:line="240" w:lineRule="auto"/>
        <w:ind w:left="357"/>
        <w:jc w:val="both"/>
        <w:rPr>
          <w:rFonts w:ascii="Times New Roman" w:hAnsi="Times New Roman" w:cs="Times New Roman"/>
          <w:sz w:val="26"/>
          <w:szCs w:val="26"/>
          <w:lang w:val="en-US"/>
        </w:rPr>
      </w:pPr>
    </w:p>
    <w:p w14:paraId="40CD8751" w14:textId="77777777" w:rsidR="00D8078A" w:rsidRDefault="00CF434E" w:rsidP="00CF434E">
      <w:pPr>
        <w:spacing w:after="240" w:line="240" w:lineRule="auto"/>
        <w:ind w:left="357"/>
        <w:jc w:val="both"/>
        <w:rPr>
          <w:rFonts w:ascii="Times New Roman" w:hAnsi="Times New Roman" w:cs="Times New Roman"/>
          <w:sz w:val="26"/>
          <w:szCs w:val="26"/>
        </w:rPr>
      </w:pPr>
      <w:r w:rsidRPr="00CF434E">
        <w:rPr>
          <w:rFonts w:ascii="Times New Roman" w:hAnsi="Times New Roman" w:cs="Times New Roman"/>
          <w:noProof/>
          <w:sz w:val="26"/>
          <w:szCs w:val="26"/>
          <w:lang w:val="en-US"/>
        </w:rPr>
        <w:drawing>
          <wp:inline distT="0" distB="0" distL="0" distR="0" wp14:anchorId="601E6C97" wp14:editId="0A38C41C">
            <wp:extent cx="4959808" cy="2731899"/>
            <wp:effectExtent l="19050" t="19050" r="12700" b="11430"/>
            <wp:docPr id="7" name="Picture 6">
              <a:extLst xmlns:a="http://schemas.openxmlformats.org/drawingml/2006/main">
                <a:ext uri="{FF2B5EF4-FFF2-40B4-BE49-F238E27FC236}">
                  <a16:creationId xmlns:a16="http://schemas.microsoft.com/office/drawing/2014/main" id="{86092769-D724-45D2-87D0-9A45F9535C9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86092769-D724-45D2-87D0-9A45F9535C91}"/>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081399" cy="2798872"/>
                    </a:xfrm>
                    <a:prstGeom prst="rect">
                      <a:avLst/>
                    </a:prstGeom>
                    <a:solidFill>
                      <a:schemeClr val="tx1"/>
                    </a:solidFill>
                    <a:ln w="15875">
                      <a:solidFill>
                        <a:schemeClr val="tx1">
                          <a:alpha val="50000"/>
                        </a:schemeClr>
                      </a:solidFill>
                    </a:ln>
                    <a:effectLst>
                      <a:softEdge rad="12700"/>
                    </a:effectLst>
                  </pic:spPr>
                </pic:pic>
              </a:graphicData>
            </a:graphic>
          </wp:inline>
        </w:drawing>
      </w:r>
    </w:p>
    <w:p w14:paraId="27CD0784" w14:textId="77777777" w:rsidR="00CF434E" w:rsidRDefault="00CF434E" w:rsidP="00CF434E">
      <w:pPr>
        <w:spacing w:after="240" w:line="240" w:lineRule="auto"/>
        <w:ind w:left="357"/>
        <w:jc w:val="center"/>
        <w:rPr>
          <w:rFonts w:ascii="Times New Roman" w:hAnsi="Times New Roman" w:cs="Times New Roman"/>
          <w:sz w:val="26"/>
          <w:szCs w:val="26"/>
        </w:rPr>
      </w:pPr>
      <w:r>
        <w:rPr>
          <w:rFonts w:ascii="Times New Roman" w:hAnsi="Times New Roman" w:cs="Times New Roman"/>
          <w:sz w:val="26"/>
          <w:szCs w:val="26"/>
        </w:rPr>
        <w:t>Fig 3.2.4 Deposit</w:t>
      </w:r>
    </w:p>
    <w:p w14:paraId="7FA62BAA" w14:textId="77777777" w:rsidR="00CF434E" w:rsidRPr="00CF434E" w:rsidRDefault="00CF434E" w:rsidP="00A259FD">
      <w:pPr>
        <w:pStyle w:val="ListParagraph"/>
        <w:numPr>
          <w:ilvl w:val="0"/>
          <w:numId w:val="10"/>
        </w:numPr>
        <w:spacing w:after="0" w:line="240" w:lineRule="auto"/>
        <w:jc w:val="both"/>
        <w:rPr>
          <w:rFonts w:ascii="Times New Roman" w:hAnsi="Times New Roman" w:cs="Times New Roman"/>
          <w:sz w:val="26"/>
          <w:szCs w:val="26"/>
        </w:rPr>
      </w:pPr>
      <w:r w:rsidRPr="00CF434E">
        <w:rPr>
          <w:rFonts w:ascii="Times New Roman" w:hAnsi="Times New Roman" w:cs="Times New Roman"/>
          <w:sz w:val="26"/>
          <w:szCs w:val="26"/>
        </w:rPr>
        <w:t xml:space="preserve">def deposit(ls): </w:t>
      </w:r>
      <w:r w:rsidRPr="00CF434E">
        <w:rPr>
          <w:rFonts w:ascii="Times New Roman" w:hAnsi="Times New Roman" w:cs="Times New Roman"/>
          <w:sz w:val="26"/>
          <w:szCs w:val="26"/>
          <w:lang w:val="en-US"/>
        </w:rPr>
        <w:t xml:space="preserve"> Receives a list of information of an account, and returns the account information in a list</w:t>
      </w:r>
    </w:p>
    <w:p w14:paraId="24E61B5C" w14:textId="77777777" w:rsidR="00CF434E" w:rsidRPr="00CF434E" w:rsidRDefault="00CF434E" w:rsidP="00A259FD">
      <w:pPr>
        <w:pStyle w:val="ListParagraph"/>
        <w:numPr>
          <w:ilvl w:val="0"/>
          <w:numId w:val="10"/>
        </w:numPr>
        <w:spacing w:after="0" w:line="240" w:lineRule="auto"/>
        <w:jc w:val="both"/>
        <w:rPr>
          <w:rFonts w:ascii="Times New Roman" w:hAnsi="Times New Roman" w:cs="Times New Roman"/>
          <w:sz w:val="26"/>
          <w:szCs w:val="26"/>
        </w:rPr>
      </w:pPr>
      <w:r w:rsidRPr="00CF434E">
        <w:rPr>
          <w:rFonts w:ascii="Times New Roman" w:hAnsi="Times New Roman" w:cs="Times New Roman"/>
          <w:sz w:val="26"/>
          <w:szCs w:val="26"/>
          <w:lang w:val="en-US"/>
        </w:rPr>
        <w:t>ls is a list of the information of the account; ls elements are of type string</w:t>
      </w:r>
    </w:p>
    <w:p w14:paraId="2AB462FA" w14:textId="77777777" w:rsidR="00CF434E" w:rsidRPr="00CF434E" w:rsidRDefault="00CF434E" w:rsidP="00A259FD">
      <w:pPr>
        <w:pStyle w:val="ListParagraph"/>
        <w:numPr>
          <w:ilvl w:val="2"/>
          <w:numId w:val="10"/>
        </w:numPr>
        <w:spacing w:after="0" w:line="240" w:lineRule="auto"/>
        <w:jc w:val="both"/>
        <w:rPr>
          <w:rFonts w:ascii="Times New Roman" w:hAnsi="Times New Roman" w:cs="Times New Roman"/>
          <w:sz w:val="26"/>
          <w:szCs w:val="26"/>
        </w:rPr>
      </w:pPr>
      <w:proofErr w:type="gramStart"/>
      <w:r w:rsidRPr="00CF434E">
        <w:rPr>
          <w:rFonts w:ascii="Times New Roman" w:hAnsi="Times New Roman" w:cs="Times New Roman"/>
          <w:sz w:val="26"/>
          <w:szCs w:val="26"/>
          <w:lang w:val="en-US"/>
        </w:rPr>
        <w:lastRenderedPageBreak/>
        <w:t>ls[</w:t>
      </w:r>
      <w:proofErr w:type="gramEnd"/>
      <w:r w:rsidRPr="00CF434E">
        <w:rPr>
          <w:rFonts w:ascii="Times New Roman" w:hAnsi="Times New Roman" w:cs="Times New Roman"/>
          <w:sz w:val="26"/>
          <w:szCs w:val="26"/>
          <w:lang w:val="en-US"/>
        </w:rPr>
        <w:t>0] id</w:t>
      </w:r>
    </w:p>
    <w:p w14:paraId="6545E064" w14:textId="77777777" w:rsidR="00CF434E" w:rsidRPr="00CF434E" w:rsidRDefault="00CF434E" w:rsidP="00A259FD">
      <w:pPr>
        <w:pStyle w:val="ListParagraph"/>
        <w:numPr>
          <w:ilvl w:val="2"/>
          <w:numId w:val="10"/>
        </w:numPr>
        <w:spacing w:after="0" w:line="240" w:lineRule="auto"/>
        <w:jc w:val="both"/>
        <w:rPr>
          <w:rFonts w:ascii="Times New Roman" w:hAnsi="Times New Roman" w:cs="Times New Roman"/>
          <w:sz w:val="26"/>
          <w:szCs w:val="26"/>
        </w:rPr>
      </w:pPr>
      <w:proofErr w:type="gramStart"/>
      <w:r w:rsidRPr="00CF434E">
        <w:rPr>
          <w:rFonts w:ascii="Times New Roman" w:hAnsi="Times New Roman" w:cs="Times New Roman"/>
          <w:sz w:val="26"/>
          <w:szCs w:val="26"/>
          <w:lang w:val="en-US"/>
        </w:rPr>
        <w:t>ls[</w:t>
      </w:r>
      <w:proofErr w:type="gramEnd"/>
      <w:r w:rsidRPr="00CF434E">
        <w:rPr>
          <w:rFonts w:ascii="Times New Roman" w:hAnsi="Times New Roman" w:cs="Times New Roman"/>
          <w:sz w:val="26"/>
          <w:szCs w:val="26"/>
          <w:lang w:val="en-US"/>
        </w:rPr>
        <w:t>1] name</w:t>
      </w:r>
    </w:p>
    <w:p w14:paraId="44BE58C9" w14:textId="77777777" w:rsidR="00CF434E" w:rsidRPr="00CF434E" w:rsidRDefault="00CF434E" w:rsidP="00A259FD">
      <w:pPr>
        <w:pStyle w:val="ListParagraph"/>
        <w:numPr>
          <w:ilvl w:val="2"/>
          <w:numId w:val="10"/>
        </w:numPr>
        <w:spacing w:after="0" w:line="240" w:lineRule="auto"/>
        <w:jc w:val="both"/>
        <w:rPr>
          <w:rFonts w:ascii="Times New Roman" w:hAnsi="Times New Roman" w:cs="Times New Roman"/>
          <w:sz w:val="26"/>
          <w:szCs w:val="26"/>
        </w:rPr>
      </w:pPr>
      <w:proofErr w:type="gramStart"/>
      <w:r w:rsidRPr="00CF434E">
        <w:rPr>
          <w:rFonts w:ascii="Times New Roman" w:hAnsi="Times New Roman" w:cs="Times New Roman"/>
          <w:sz w:val="26"/>
          <w:szCs w:val="26"/>
          <w:lang w:val="en-US"/>
        </w:rPr>
        <w:t>ls[</w:t>
      </w:r>
      <w:proofErr w:type="gramEnd"/>
      <w:r w:rsidRPr="00CF434E">
        <w:rPr>
          <w:rFonts w:ascii="Times New Roman" w:hAnsi="Times New Roman" w:cs="Times New Roman"/>
          <w:sz w:val="26"/>
          <w:szCs w:val="26"/>
          <w:lang w:val="en-US"/>
        </w:rPr>
        <w:t>2] password</w:t>
      </w:r>
    </w:p>
    <w:p w14:paraId="5560E58B" w14:textId="77777777" w:rsidR="00CF434E" w:rsidRPr="00CF434E" w:rsidRDefault="00CF434E" w:rsidP="00A259FD">
      <w:pPr>
        <w:pStyle w:val="ListParagraph"/>
        <w:numPr>
          <w:ilvl w:val="2"/>
          <w:numId w:val="10"/>
        </w:numPr>
        <w:spacing w:after="0" w:line="240" w:lineRule="auto"/>
        <w:jc w:val="both"/>
        <w:rPr>
          <w:rFonts w:ascii="Times New Roman" w:hAnsi="Times New Roman" w:cs="Times New Roman"/>
          <w:sz w:val="26"/>
          <w:szCs w:val="26"/>
        </w:rPr>
      </w:pPr>
      <w:proofErr w:type="gramStart"/>
      <w:r w:rsidRPr="00CF434E">
        <w:rPr>
          <w:rFonts w:ascii="Times New Roman" w:hAnsi="Times New Roman" w:cs="Times New Roman"/>
          <w:sz w:val="26"/>
          <w:szCs w:val="26"/>
          <w:lang w:val="en-US"/>
        </w:rPr>
        <w:t>ls[</w:t>
      </w:r>
      <w:proofErr w:type="gramEnd"/>
      <w:r w:rsidRPr="00CF434E">
        <w:rPr>
          <w:rFonts w:ascii="Times New Roman" w:hAnsi="Times New Roman" w:cs="Times New Roman"/>
          <w:sz w:val="26"/>
          <w:szCs w:val="26"/>
          <w:lang w:val="en-US"/>
        </w:rPr>
        <w:t>3] balance</w:t>
      </w:r>
    </w:p>
    <w:p w14:paraId="0152ED20" w14:textId="77777777" w:rsidR="00CF434E" w:rsidRPr="00CF434E" w:rsidRDefault="00CF434E" w:rsidP="00A259FD">
      <w:pPr>
        <w:pStyle w:val="ListParagraph"/>
        <w:numPr>
          <w:ilvl w:val="0"/>
          <w:numId w:val="10"/>
        </w:numPr>
        <w:spacing w:after="0" w:line="240" w:lineRule="auto"/>
        <w:jc w:val="both"/>
        <w:rPr>
          <w:rFonts w:ascii="Times New Roman" w:hAnsi="Times New Roman" w:cs="Times New Roman"/>
          <w:sz w:val="26"/>
          <w:szCs w:val="26"/>
        </w:rPr>
      </w:pPr>
      <w:proofErr w:type="spellStart"/>
      <w:r w:rsidRPr="00CF434E">
        <w:rPr>
          <w:rFonts w:ascii="Times New Roman" w:hAnsi="Times New Roman" w:cs="Times New Roman"/>
          <w:sz w:val="26"/>
          <w:szCs w:val="26"/>
          <w:lang w:val="en-US"/>
        </w:rPr>
        <w:t>Current_balance</w:t>
      </w:r>
      <w:proofErr w:type="spellEnd"/>
      <w:r w:rsidRPr="00CF434E">
        <w:rPr>
          <w:rFonts w:ascii="Times New Roman" w:hAnsi="Times New Roman" w:cs="Times New Roman"/>
          <w:sz w:val="26"/>
          <w:szCs w:val="26"/>
          <w:lang w:val="en-US"/>
        </w:rPr>
        <w:t xml:space="preserve"> = int(</w:t>
      </w:r>
      <w:proofErr w:type="gramStart"/>
      <w:r w:rsidRPr="00CF434E">
        <w:rPr>
          <w:rFonts w:ascii="Times New Roman" w:hAnsi="Times New Roman" w:cs="Times New Roman"/>
          <w:sz w:val="26"/>
          <w:szCs w:val="26"/>
          <w:lang w:val="en-US"/>
        </w:rPr>
        <w:t>ls[</w:t>
      </w:r>
      <w:proofErr w:type="gramEnd"/>
      <w:r w:rsidRPr="00CF434E">
        <w:rPr>
          <w:rFonts w:ascii="Times New Roman" w:hAnsi="Times New Roman" w:cs="Times New Roman"/>
          <w:sz w:val="26"/>
          <w:szCs w:val="26"/>
          <w:lang w:val="en-US"/>
        </w:rPr>
        <w:t xml:space="preserve">3]): Make changes to another variable to keep the previous balance; to print it later, then save ls[3] = </w:t>
      </w:r>
      <w:proofErr w:type="spellStart"/>
      <w:r w:rsidRPr="00CF434E">
        <w:rPr>
          <w:rFonts w:ascii="Times New Roman" w:hAnsi="Times New Roman" w:cs="Times New Roman"/>
          <w:sz w:val="26"/>
          <w:szCs w:val="26"/>
          <w:lang w:val="en-US"/>
        </w:rPr>
        <w:t>current_balance</w:t>
      </w:r>
      <w:proofErr w:type="spellEnd"/>
    </w:p>
    <w:p w14:paraId="655FA01E" w14:textId="77777777" w:rsidR="00CF434E" w:rsidRPr="00CF434E" w:rsidRDefault="00CF434E" w:rsidP="00A259FD">
      <w:pPr>
        <w:numPr>
          <w:ilvl w:val="0"/>
          <w:numId w:val="10"/>
        </w:numPr>
        <w:spacing w:after="0" w:line="240" w:lineRule="auto"/>
        <w:jc w:val="both"/>
        <w:rPr>
          <w:rFonts w:ascii="Times New Roman" w:hAnsi="Times New Roman" w:cs="Times New Roman"/>
          <w:sz w:val="26"/>
          <w:szCs w:val="26"/>
        </w:rPr>
      </w:pPr>
      <w:proofErr w:type="spellStart"/>
      <w:r w:rsidRPr="00CF434E">
        <w:rPr>
          <w:rFonts w:ascii="Times New Roman" w:hAnsi="Times New Roman" w:cs="Times New Roman"/>
          <w:sz w:val="26"/>
          <w:szCs w:val="26"/>
          <w:lang w:val="en-US"/>
        </w:rPr>
        <w:t>current_balance</w:t>
      </w:r>
      <w:proofErr w:type="spellEnd"/>
      <w:r w:rsidRPr="00CF434E">
        <w:rPr>
          <w:rFonts w:ascii="Times New Roman" w:hAnsi="Times New Roman" w:cs="Times New Roman"/>
          <w:sz w:val="26"/>
          <w:szCs w:val="26"/>
          <w:lang w:val="en-US"/>
        </w:rPr>
        <w:t xml:space="preserve"> += abs(</w:t>
      </w:r>
      <w:proofErr w:type="spellStart"/>
      <w:r w:rsidRPr="00CF434E">
        <w:rPr>
          <w:rFonts w:ascii="Times New Roman" w:hAnsi="Times New Roman" w:cs="Times New Roman"/>
          <w:sz w:val="26"/>
          <w:szCs w:val="26"/>
          <w:lang w:val="en-US"/>
        </w:rPr>
        <w:t>deposit_amount</w:t>
      </w:r>
      <w:proofErr w:type="spellEnd"/>
      <w:r w:rsidRPr="00CF434E">
        <w:rPr>
          <w:rFonts w:ascii="Times New Roman" w:hAnsi="Times New Roman" w:cs="Times New Roman"/>
          <w:sz w:val="26"/>
          <w:szCs w:val="26"/>
          <w:lang w:val="en-US"/>
        </w:rPr>
        <w:t>): guarantees the entered value</w:t>
      </w:r>
    </w:p>
    <w:p w14:paraId="208E8148" w14:textId="77777777" w:rsidR="00CF434E" w:rsidRPr="00CF434E" w:rsidRDefault="00CF434E" w:rsidP="00A259FD">
      <w:pPr>
        <w:numPr>
          <w:ilvl w:val="0"/>
          <w:numId w:val="10"/>
        </w:numPr>
        <w:spacing w:after="0" w:line="240" w:lineRule="auto"/>
        <w:jc w:val="both"/>
        <w:rPr>
          <w:rFonts w:ascii="Times New Roman" w:hAnsi="Times New Roman" w:cs="Times New Roman"/>
          <w:sz w:val="26"/>
          <w:szCs w:val="26"/>
        </w:rPr>
      </w:pPr>
      <w:r w:rsidRPr="00CF434E">
        <w:rPr>
          <w:rFonts w:ascii="Times New Roman" w:hAnsi="Times New Roman" w:cs="Times New Roman"/>
          <w:sz w:val="26"/>
          <w:szCs w:val="26"/>
          <w:lang w:val="en-US"/>
        </w:rPr>
        <w:t xml:space="preserve"> if </w:t>
      </w:r>
      <w:proofErr w:type="spellStart"/>
      <w:r w:rsidRPr="00CF434E">
        <w:rPr>
          <w:rFonts w:ascii="Times New Roman" w:hAnsi="Times New Roman" w:cs="Times New Roman"/>
          <w:sz w:val="26"/>
          <w:szCs w:val="26"/>
          <w:lang w:val="en-US"/>
        </w:rPr>
        <w:t>len</w:t>
      </w:r>
      <w:proofErr w:type="spellEnd"/>
      <w:r w:rsidRPr="00CF434E">
        <w:rPr>
          <w:rFonts w:ascii="Times New Roman" w:hAnsi="Times New Roman" w:cs="Times New Roman"/>
          <w:sz w:val="26"/>
          <w:szCs w:val="26"/>
          <w:lang w:val="en-US"/>
        </w:rPr>
        <w:t>(</w:t>
      </w:r>
      <w:proofErr w:type="spellStart"/>
      <w:r w:rsidRPr="00CF434E">
        <w:rPr>
          <w:rFonts w:ascii="Times New Roman" w:hAnsi="Times New Roman" w:cs="Times New Roman"/>
          <w:sz w:val="26"/>
          <w:szCs w:val="26"/>
          <w:lang w:val="en-US"/>
        </w:rPr>
        <w:t>process_list</w:t>
      </w:r>
      <w:proofErr w:type="spellEnd"/>
      <w:r w:rsidRPr="00CF434E">
        <w:rPr>
          <w:rFonts w:ascii="Times New Roman" w:hAnsi="Times New Roman" w:cs="Times New Roman"/>
          <w:sz w:val="26"/>
          <w:szCs w:val="26"/>
          <w:lang w:val="en-US"/>
        </w:rPr>
        <w:t>) == 0</w:t>
      </w:r>
      <w:proofErr w:type="gramStart"/>
      <w:r w:rsidRPr="00CF434E">
        <w:rPr>
          <w:rFonts w:ascii="Times New Roman" w:hAnsi="Times New Roman" w:cs="Times New Roman"/>
          <w:sz w:val="26"/>
          <w:szCs w:val="26"/>
          <w:lang w:val="en-US"/>
        </w:rPr>
        <w:t>: :</w:t>
      </w:r>
      <w:proofErr w:type="gramEnd"/>
      <w:r w:rsidRPr="00CF434E">
        <w:rPr>
          <w:rFonts w:ascii="Times New Roman" w:hAnsi="Times New Roman" w:cs="Times New Roman"/>
          <w:sz w:val="26"/>
          <w:szCs w:val="26"/>
          <w:lang w:val="en-US"/>
        </w:rPr>
        <w:t xml:space="preserve"> if there are no processes in the file</w:t>
      </w:r>
    </w:p>
    <w:p w14:paraId="1602790E" w14:textId="77777777" w:rsidR="00CF434E" w:rsidRPr="00CF434E" w:rsidRDefault="00CF434E" w:rsidP="00A259FD">
      <w:pPr>
        <w:pStyle w:val="ListParagraph"/>
        <w:numPr>
          <w:ilvl w:val="0"/>
          <w:numId w:val="10"/>
        </w:numPr>
        <w:spacing w:after="0" w:line="240" w:lineRule="auto"/>
        <w:jc w:val="both"/>
        <w:rPr>
          <w:rFonts w:ascii="Times New Roman" w:hAnsi="Times New Roman" w:cs="Times New Roman"/>
          <w:sz w:val="26"/>
          <w:szCs w:val="26"/>
        </w:rPr>
      </w:pPr>
      <w:r w:rsidRPr="00CF434E">
        <w:rPr>
          <w:rFonts w:ascii="Times New Roman" w:hAnsi="Times New Roman" w:cs="Times New Roman"/>
          <w:sz w:val="26"/>
          <w:szCs w:val="26"/>
          <w:lang w:val="en-US"/>
        </w:rPr>
        <w:t>id_</w:t>
      </w:r>
      <w:proofErr w:type="gramStart"/>
      <w:r w:rsidRPr="00CF434E">
        <w:rPr>
          <w:rFonts w:ascii="Times New Roman" w:hAnsi="Times New Roman" w:cs="Times New Roman"/>
          <w:sz w:val="26"/>
          <w:szCs w:val="26"/>
          <w:lang w:val="en-US"/>
        </w:rPr>
        <w:t>file.write</w:t>
      </w:r>
      <w:proofErr w:type="gramEnd"/>
      <w:r w:rsidRPr="00CF434E">
        <w:rPr>
          <w:rFonts w:ascii="Times New Roman" w:hAnsi="Times New Roman" w:cs="Times New Roman"/>
          <w:sz w:val="26"/>
          <w:szCs w:val="26"/>
          <w:lang w:val="en-US"/>
        </w:rPr>
        <w:t>('{0}\tdeposit\t\t\t\t{1}\t{2}\t{3}\n'.format(str(last_id),str(time.ctime()), ls[3], str(</w:t>
      </w:r>
      <w:proofErr w:type="spellStart"/>
      <w:r w:rsidRPr="00CF434E">
        <w:rPr>
          <w:rFonts w:ascii="Times New Roman" w:hAnsi="Times New Roman" w:cs="Times New Roman"/>
          <w:sz w:val="26"/>
          <w:szCs w:val="26"/>
          <w:lang w:val="en-US"/>
        </w:rPr>
        <w:t>current_balance</w:t>
      </w:r>
      <w:proofErr w:type="spellEnd"/>
      <w:r w:rsidRPr="00CF434E">
        <w:rPr>
          <w:rFonts w:ascii="Times New Roman" w:hAnsi="Times New Roman" w:cs="Times New Roman"/>
          <w:sz w:val="26"/>
          <w:szCs w:val="26"/>
          <w:lang w:val="en-US"/>
        </w:rPr>
        <w:t>)))</w:t>
      </w:r>
    </w:p>
    <w:p w14:paraId="77EAD604" w14:textId="77777777" w:rsidR="00CF434E" w:rsidRDefault="00CF434E" w:rsidP="00CF434E">
      <w:pPr>
        <w:pStyle w:val="ListParagraph"/>
        <w:spacing w:after="240" w:line="240" w:lineRule="auto"/>
        <w:ind w:left="1440"/>
        <w:jc w:val="both"/>
        <w:rPr>
          <w:rFonts w:ascii="Times New Roman" w:hAnsi="Times New Roman" w:cs="Times New Roman"/>
          <w:sz w:val="26"/>
          <w:szCs w:val="26"/>
          <w:lang w:val="en-US"/>
        </w:rPr>
      </w:pPr>
      <w:r w:rsidRPr="00CF434E">
        <w:rPr>
          <w:rFonts w:ascii="Times New Roman" w:hAnsi="Times New Roman" w:cs="Times New Roman"/>
          <w:sz w:val="26"/>
          <w:szCs w:val="26"/>
          <w:lang w:val="en-US"/>
        </w:rPr>
        <w:t>write-&gt;process_idprocess_nameprocess_date_and_timebefore_processafter_process</w:t>
      </w:r>
    </w:p>
    <w:p w14:paraId="07213FAF" w14:textId="77777777" w:rsidR="00CF434E" w:rsidRDefault="00CF434E" w:rsidP="00CF434E">
      <w:pPr>
        <w:spacing w:after="240" w:line="240" w:lineRule="auto"/>
        <w:jc w:val="both"/>
        <w:rPr>
          <w:rFonts w:ascii="Times New Roman" w:hAnsi="Times New Roman" w:cs="Times New Roman"/>
          <w:b/>
          <w:bCs/>
          <w:sz w:val="28"/>
          <w:szCs w:val="28"/>
        </w:rPr>
      </w:pPr>
      <w:r w:rsidRPr="00CF434E">
        <w:rPr>
          <w:rFonts w:ascii="Times New Roman" w:hAnsi="Times New Roman" w:cs="Times New Roman"/>
          <w:b/>
          <w:bCs/>
          <w:sz w:val="28"/>
          <w:szCs w:val="28"/>
        </w:rPr>
        <w:t>3.2.5. LOGIN</w:t>
      </w:r>
    </w:p>
    <w:p w14:paraId="2194C32A" w14:textId="77777777" w:rsidR="00A954C0" w:rsidRPr="00A954C0" w:rsidRDefault="00A954C0" w:rsidP="00A259FD">
      <w:pPr>
        <w:pStyle w:val="ListParagraph"/>
        <w:numPr>
          <w:ilvl w:val="0"/>
          <w:numId w:val="11"/>
        </w:numPr>
        <w:spacing w:after="240" w:line="240" w:lineRule="auto"/>
        <w:jc w:val="both"/>
        <w:rPr>
          <w:rFonts w:ascii="Times New Roman" w:hAnsi="Times New Roman" w:cs="Times New Roman"/>
          <w:sz w:val="26"/>
          <w:szCs w:val="26"/>
        </w:rPr>
      </w:pPr>
      <w:r w:rsidRPr="00A954C0">
        <w:rPr>
          <w:rFonts w:ascii="Times New Roman" w:hAnsi="Times New Roman" w:cs="Times New Roman"/>
          <w:sz w:val="26"/>
          <w:szCs w:val="26"/>
        </w:rPr>
        <w:t xml:space="preserve">This module imports the functionalities of the module menu2 (user/custom defined) </w:t>
      </w:r>
    </w:p>
    <w:p w14:paraId="630FEAA3" w14:textId="77777777" w:rsidR="00A954C0" w:rsidRPr="00A954C0" w:rsidRDefault="00A954C0" w:rsidP="00A259FD">
      <w:pPr>
        <w:pStyle w:val="ListParagraph"/>
        <w:numPr>
          <w:ilvl w:val="0"/>
          <w:numId w:val="11"/>
        </w:numPr>
        <w:spacing w:after="240" w:line="240" w:lineRule="auto"/>
        <w:jc w:val="both"/>
        <w:rPr>
          <w:rFonts w:ascii="Times New Roman" w:hAnsi="Times New Roman" w:cs="Times New Roman"/>
          <w:sz w:val="26"/>
          <w:szCs w:val="26"/>
        </w:rPr>
      </w:pPr>
      <w:r w:rsidRPr="00A954C0">
        <w:rPr>
          <w:rFonts w:ascii="Times New Roman" w:hAnsi="Times New Roman" w:cs="Times New Roman"/>
          <w:sz w:val="26"/>
          <w:szCs w:val="26"/>
        </w:rPr>
        <w:t xml:space="preserve">Particularly, the function </w:t>
      </w:r>
      <w:proofErr w:type="spellStart"/>
      <w:r w:rsidRPr="00A954C0">
        <w:rPr>
          <w:rFonts w:ascii="Times New Roman" w:hAnsi="Times New Roman" w:cs="Times New Roman"/>
          <w:sz w:val="26"/>
          <w:szCs w:val="26"/>
        </w:rPr>
        <w:t>clear_screen</w:t>
      </w:r>
      <w:proofErr w:type="spellEnd"/>
      <w:r w:rsidRPr="00A954C0">
        <w:rPr>
          <w:rFonts w:ascii="Times New Roman" w:hAnsi="Times New Roman" w:cs="Times New Roman"/>
          <w:sz w:val="26"/>
          <w:szCs w:val="26"/>
        </w:rPr>
        <w:t xml:space="preserve">() is utilized to clear the output of the screen </w:t>
      </w:r>
    </w:p>
    <w:p w14:paraId="74A95AE2" w14:textId="77777777" w:rsidR="00A954C0" w:rsidRPr="00A954C0" w:rsidRDefault="00A954C0" w:rsidP="00A259FD">
      <w:pPr>
        <w:pStyle w:val="ListParagraph"/>
        <w:numPr>
          <w:ilvl w:val="0"/>
          <w:numId w:val="11"/>
        </w:numPr>
        <w:spacing w:after="240" w:line="240" w:lineRule="auto"/>
        <w:jc w:val="both"/>
        <w:rPr>
          <w:rFonts w:ascii="Times New Roman" w:hAnsi="Times New Roman" w:cs="Times New Roman"/>
          <w:sz w:val="26"/>
          <w:szCs w:val="26"/>
        </w:rPr>
      </w:pPr>
      <w:r w:rsidRPr="00A954C0">
        <w:rPr>
          <w:rFonts w:ascii="Times New Roman" w:hAnsi="Times New Roman" w:cs="Times New Roman"/>
          <w:sz w:val="26"/>
          <w:szCs w:val="26"/>
        </w:rPr>
        <w:t xml:space="preserve">In this module, the user is prompted to enter his/her personal information like login id and login password </w:t>
      </w:r>
    </w:p>
    <w:p w14:paraId="201090FB" w14:textId="77777777" w:rsidR="00A954C0" w:rsidRPr="00A954C0" w:rsidRDefault="00A954C0" w:rsidP="00A259FD">
      <w:pPr>
        <w:pStyle w:val="ListParagraph"/>
        <w:numPr>
          <w:ilvl w:val="0"/>
          <w:numId w:val="11"/>
        </w:numPr>
        <w:spacing w:after="240" w:line="240" w:lineRule="auto"/>
        <w:jc w:val="both"/>
        <w:rPr>
          <w:rFonts w:ascii="Times New Roman" w:hAnsi="Times New Roman" w:cs="Times New Roman"/>
          <w:sz w:val="26"/>
          <w:szCs w:val="26"/>
        </w:rPr>
      </w:pPr>
      <w:r w:rsidRPr="00A954C0">
        <w:rPr>
          <w:rFonts w:ascii="Times New Roman" w:hAnsi="Times New Roman" w:cs="Times New Roman"/>
          <w:sz w:val="26"/>
          <w:szCs w:val="26"/>
        </w:rPr>
        <w:t xml:space="preserve">If the input user is found, the module will function, otherwise it would terminate right and there. </w:t>
      </w:r>
    </w:p>
    <w:p w14:paraId="3696B0D8" w14:textId="77777777" w:rsidR="00A954C0" w:rsidRDefault="00A954C0" w:rsidP="00A259FD">
      <w:pPr>
        <w:pStyle w:val="ListParagraph"/>
        <w:numPr>
          <w:ilvl w:val="0"/>
          <w:numId w:val="11"/>
        </w:numPr>
        <w:spacing w:after="240" w:line="240" w:lineRule="auto"/>
        <w:jc w:val="both"/>
        <w:rPr>
          <w:rFonts w:ascii="Times New Roman" w:hAnsi="Times New Roman" w:cs="Times New Roman"/>
          <w:sz w:val="26"/>
          <w:szCs w:val="26"/>
        </w:rPr>
      </w:pPr>
      <w:r w:rsidRPr="00A954C0">
        <w:rPr>
          <w:rFonts w:ascii="Times New Roman" w:hAnsi="Times New Roman" w:cs="Times New Roman"/>
          <w:sz w:val="26"/>
          <w:szCs w:val="26"/>
        </w:rPr>
        <w:t>Of-course, a non-existent user also has an option to register themselves as a new user</w:t>
      </w:r>
    </w:p>
    <w:p w14:paraId="4E0B2922" w14:textId="77777777" w:rsidR="00A954C0" w:rsidRDefault="00A954C0" w:rsidP="00A954C0">
      <w:pPr>
        <w:spacing w:after="240" w:line="240" w:lineRule="auto"/>
        <w:ind w:left="720"/>
        <w:jc w:val="both"/>
        <w:rPr>
          <w:rFonts w:ascii="Times New Roman" w:hAnsi="Times New Roman" w:cs="Times New Roman"/>
          <w:sz w:val="26"/>
          <w:szCs w:val="26"/>
        </w:rPr>
      </w:pPr>
      <w:r w:rsidRPr="00A954C0">
        <w:rPr>
          <w:rFonts w:ascii="Times New Roman" w:hAnsi="Times New Roman" w:cs="Times New Roman"/>
          <w:noProof/>
          <w:sz w:val="26"/>
          <w:szCs w:val="26"/>
          <w:lang w:val="en-US"/>
        </w:rPr>
        <w:lastRenderedPageBreak/>
        <w:drawing>
          <wp:inline distT="0" distB="0" distL="0" distR="0" wp14:anchorId="3EC82530" wp14:editId="1F477310">
            <wp:extent cx="5217358" cy="3714750"/>
            <wp:effectExtent l="19050" t="19050" r="21590" b="19050"/>
            <wp:docPr id="10" name="Content Placeholder 9">
              <a:extLst xmlns:a="http://schemas.openxmlformats.org/drawingml/2006/main">
                <a:ext uri="{FF2B5EF4-FFF2-40B4-BE49-F238E27FC236}">
                  <a16:creationId xmlns:a16="http://schemas.microsoft.com/office/drawing/2014/main" id="{8A8C9578-7CC7-46E3-BDA3-3226A48D15E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 name="Content Placeholder 9">
                      <a:extLst>
                        <a:ext uri="{FF2B5EF4-FFF2-40B4-BE49-F238E27FC236}">
                          <a16:creationId xmlns:a16="http://schemas.microsoft.com/office/drawing/2014/main" id="{8A8C9578-7CC7-46E3-BDA3-3226A48D15E7}"/>
                        </a:ext>
                      </a:extLst>
                    </pic:cNvPr>
                    <pic:cNvPicPr>
                      <a:picLocks noGrp="1"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266052" cy="3749420"/>
                    </a:xfrm>
                    <a:prstGeom prst="rect">
                      <a:avLst/>
                    </a:prstGeom>
                    <a:ln w="15875">
                      <a:solidFill>
                        <a:schemeClr val="tx1">
                          <a:alpha val="50000"/>
                        </a:schemeClr>
                      </a:solidFill>
                    </a:ln>
                  </pic:spPr>
                </pic:pic>
              </a:graphicData>
            </a:graphic>
          </wp:inline>
        </w:drawing>
      </w:r>
    </w:p>
    <w:p w14:paraId="1D35CEF3" w14:textId="77777777" w:rsidR="00A954C0" w:rsidRDefault="00A954C0" w:rsidP="00A954C0">
      <w:pPr>
        <w:spacing w:after="240" w:line="240" w:lineRule="auto"/>
        <w:ind w:left="720"/>
        <w:jc w:val="center"/>
        <w:rPr>
          <w:rFonts w:ascii="Times New Roman" w:hAnsi="Times New Roman" w:cs="Times New Roman"/>
          <w:sz w:val="26"/>
          <w:szCs w:val="26"/>
        </w:rPr>
      </w:pPr>
      <w:r>
        <w:rPr>
          <w:rFonts w:ascii="Times New Roman" w:hAnsi="Times New Roman" w:cs="Times New Roman"/>
          <w:sz w:val="26"/>
          <w:szCs w:val="26"/>
        </w:rPr>
        <w:t>Fig 3.2.5 Login</w:t>
      </w:r>
    </w:p>
    <w:p w14:paraId="345112B3" w14:textId="77777777" w:rsidR="00A954C0" w:rsidRDefault="00A954C0" w:rsidP="00A954C0">
      <w:pPr>
        <w:spacing w:after="240" w:line="240" w:lineRule="auto"/>
        <w:ind w:left="720"/>
        <w:jc w:val="center"/>
        <w:rPr>
          <w:rFonts w:ascii="Times New Roman" w:hAnsi="Times New Roman" w:cs="Times New Roman"/>
          <w:sz w:val="26"/>
          <w:szCs w:val="26"/>
        </w:rPr>
      </w:pPr>
    </w:p>
    <w:p w14:paraId="25472F60" w14:textId="77777777" w:rsidR="00A954C0" w:rsidRPr="00A954C0" w:rsidRDefault="00A954C0" w:rsidP="00A259FD">
      <w:pPr>
        <w:numPr>
          <w:ilvl w:val="0"/>
          <w:numId w:val="12"/>
        </w:numPr>
        <w:jc w:val="both"/>
        <w:rPr>
          <w:rFonts w:ascii="Times New Roman" w:hAnsi="Times New Roman" w:cs="Times New Roman"/>
          <w:sz w:val="26"/>
          <w:szCs w:val="26"/>
        </w:rPr>
      </w:pPr>
      <w:r w:rsidRPr="00A954C0">
        <w:rPr>
          <w:rFonts w:ascii="Times New Roman" w:hAnsi="Times New Roman" w:cs="Times New Roman"/>
          <w:sz w:val="26"/>
          <w:szCs w:val="26"/>
        </w:rPr>
        <w:t>def login(</w:t>
      </w:r>
      <w:proofErr w:type="spellStart"/>
      <w:r w:rsidRPr="00A954C0">
        <w:rPr>
          <w:rFonts w:ascii="Times New Roman" w:hAnsi="Times New Roman" w:cs="Times New Roman"/>
          <w:sz w:val="26"/>
          <w:szCs w:val="26"/>
        </w:rPr>
        <w:t>acc_list</w:t>
      </w:r>
      <w:proofErr w:type="spellEnd"/>
      <w:r w:rsidRPr="00A954C0">
        <w:rPr>
          <w:rFonts w:ascii="Times New Roman" w:hAnsi="Times New Roman" w:cs="Times New Roman"/>
          <w:sz w:val="26"/>
          <w:szCs w:val="26"/>
        </w:rPr>
        <w:t xml:space="preserve">): This function will carry out the user login process. It incorporates </w:t>
      </w:r>
      <w:proofErr w:type="spellStart"/>
      <w:r w:rsidRPr="00A954C0">
        <w:rPr>
          <w:rFonts w:ascii="Times New Roman" w:hAnsi="Times New Roman" w:cs="Times New Roman"/>
          <w:sz w:val="26"/>
          <w:szCs w:val="26"/>
        </w:rPr>
        <w:t>acc_list</w:t>
      </w:r>
      <w:proofErr w:type="spellEnd"/>
      <w:r w:rsidRPr="00A954C0">
        <w:rPr>
          <w:rFonts w:ascii="Times New Roman" w:hAnsi="Times New Roman" w:cs="Times New Roman"/>
          <w:sz w:val="26"/>
          <w:szCs w:val="26"/>
        </w:rPr>
        <w:t xml:space="preserve"> as an argument</w:t>
      </w:r>
    </w:p>
    <w:p w14:paraId="36F14141" w14:textId="77777777" w:rsidR="00A954C0" w:rsidRPr="00A954C0" w:rsidRDefault="00A954C0" w:rsidP="00A259FD">
      <w:pPr>
        <w:numPr>
          <w:ilvl w:val="0"/>
          <w:numId w:val="12"/>
        </w:numPr>
        <w:jc w:val="both"/>
        <w:rPr>
          <w:rFonts w:ascii="Times New Roman" w:hAnsi="Times New Roman" w:cs="Times New Roman"/>
          <w:sz w:val="26"/>
          <w:szCs w:val="26"/>
        </w:rPr>
      </w:pPr>
      <w:r w:rsidRPr="00A954C0">
        <w:rPr>
          <w:rFonts w:ascii="Times New Roman" w:hAnsi="Times New Roman" w:cs="Times New Roman"/>
          <w:sz w:val="26"/>
          <w:szCs w:val="26"/>
          <w:lang w:val="en-US"/>
        </w:rPr>
        <w:t xml:space="preserve"> for account in </w:t>
      </w:r>
      <w:proofErr w:type="spellStart"/>
      <w:r w:rsidRPr="00A954C0">
        <w:rPr>
          <w:rFonts w:ascii="Times New Roman" w:hAnsi="Times New Roman" w:cs="Times New Roman"/>
          <w:sz w:val="26"/>
          <w:szCs w:val="26"/>
          <w:lang w:val="en-US"/>
        </w:rPr>
        <w:t>acc_list</w:t>
      </w:r>
      <w:proofErr w:type="spellEnd"/>
      <w:r w:rsidRPr="00A954C0">
        <w:rPr>
          <w:rFonts w:ascii="Times New Roman" w:hAnsi="Times New Roman" w:cs="Times New Roman"/>
          <w:sz w:val="26"/>
          <w:szCs w:val="26"/>
          <w:lang w:val="en-US"/>
        </w:rPr>
        <w:t>: The loop will traverse the account list and verify if the user exists or not</w:t>
      </w:r>
    </w:p>
    <w:p w14:paraId="60612A1C" w14:textId="77777777" w:rsidR="00A954C0" w:rsidRPr="00A954C0" w:rsidRDefault="00A954C0" w:rsidP="00A259FD">
      <w:pPr>
        <w:numPr>
          <w:ilvl w:val="0"/>
          <w:numId w:val="12"/>
        </w:numPr>
        <w:jc w:val="both"/>
        <w:rPr>
          <w:rFonts w:ascii="Times New Roman" w:hAnsi="Times New Roman" w:cs="Times New Roman"/>
          <w:sz w:val="26"/>
          <w:szCs w:val="26"/>
        </w:rPr>
      </w:pPr>
      <w:r w:rsidRPr="00A954C0">
        <w:rPr>
          <w:rFonts w:ascii="Times New Roman" w:hAnsi="Times New Roman" w:cs="Times New Roman"/>
          <w:sz w:val="26"/>
          <w:szCs w:val="26"/>
          <w:lang w:val="en-US"/>
        </w:rPr>
        <w:t xml:space="preserve">If a user is not found, the system will prompt incorrect username/password </w:t>
      </w:r>
    </w:p>
    <w:p w14:paraId="0A9969AA" w14:textId="77777777" w:rsidR="00A954C0" w:rsidRPr="00A954C0" w:rsidRDefault="00A954C0" w:rsidP="00A259FD">
      <w:pPr>
        <w:numPr>
          <w:ilvl w:val="0"/>
          <w:numId w:val="12"/>
        </w:numPr>
        <w:jc w:val="both"/>
        <w:rPr>
          <w:rFonts w:ascii="Times New Roman" w:hAnsi="Times New Roman" w:cs="Times New Roman"/>
          <w:sz w:val="26"/>
          <w:szCs w:val="26"/>
        </w:rPr>
      </w:pPr>
      <w:r w:rsidRPr="00A954C0">
        <w:rPr>
          <w:rFonts w:ascii="Times New Roman" w:hAnsi="Times New Roman" w:cs="Times New Roman"/>
          <w:sz w:val="26"/>
          <w:szCs w:val="26"/>
          <w:lang w:val="en-US"/>
        </w:rPr>
        <w:t xml:space="preserve">for account in </w:t>
      </w:r>
      <w:proofErr w:type="spellStart"/>
      <w:r w:rsidRPr="00A954C0">
        <w:rPr>
          <w:rFonts w:ascii="Times New Roman" w:hAnsi="Times New Roman" w:cs="Times New Roman"/>
          <w:sz w:val="26"/>
          <w:szCs w:val="26"/>
          <w:lang w:val="en-US"/>
        </w:rPr>
        <w:t>acc_list</w:t>
      </w:r>
      <w:proofErr w:type="spellEnd"/>
      <w:r w:rsidRPr="00A954C0">
        <w:rPr>
          <w:rFonts w:ascii="Times New Roman" w:hAnsi="Times New Roman" w:cs="Times New Roman"/>
          <w:sz w:val="26"/>
          <w:szCs w:val="26"/>
          <w:lang w:val="en-US"/>
        </w:rPr>
        <w:t>:</w:t>
      </w:r>
    </w:p>
    <w:p w14:paraId="3A774B0B" w14:textId="77777777" w:rsidR="00A954C0" w:rsidRPr="00A954C0" w:rsidRDefault="00A954C0" w:rsidP="00A259FD">
      <w:pPr>
        <w:pStyle w:val="ListParagraph"/>
        <w:numPr>
          <w:ilvl w:val="0"/>
          <w:numId w:val="12"/>
        </w:numPr>
        <w:jc w:val="both"/>
        <w:rPr>
          <w:rFonts w:ascii="Times New Roman" w:hAnsi="Times New Roman" w:cs="Times New Roman"/>
          <w:sz w:val="26"/>
          <w:szCs w:val="26"/>
        </w:rPr>
      </w:pPr>
      <w:r w:rsidRPr="00A954C0">
        <w:rPr>
          <w:rFonts w:ascii="Times New Roman" w:hAnsi="Times New Roman" w:cs="Times New Roman"/>
          <w:sz w:val="26"/>
          <w:szCs w:val="26"/>
          <w:lang w:val="en-US"/>
        </w:rPr>
        <w:t xml:space="preserve">if </w:t>
      </w:r>
      <w:proofErr w:type="gramStart"/>
      <w:r w:rsidRPr="00A954C0">
        <w:rPr>
          <w:rFonts w:ascii="Times New Roman" w:hAnsi="Times New Roman" w:cs="Times New Roman"/>
          <w:sz w:val="26"/>
          <w:szCs w:val="26"/>
          <w:lang w:val="en-US"/>
        </w:rPr>
        <w:t>account[</w:t>
      </w:r>
      <w:proofErr w:type="gramEnd"/>
      <w:r w:rsidRPr="00A954C0">
        <w:rPr>
          <w:rFonts w:ascii="Times New Roman" w:hAnsi="Times New Roman" w:cs="Times New Roman"/>
          <w:sz w:val="26"/>
          <w:szCs w:val="26"/>
          <w:lang w:val="en-US"/>
        </w:rPr>
        <w:t xml:space="preserve">0] == </w:t>
      </w:r>
      <w:proofErr w:type="spellStart"/>
      <w:r w:rsidRPr="00A954C0">
        <w:rPr>
          <w:rFonts w:ascii="Times New Roman" w:hAnsi="Times New Roman" w:cs="Times New Roman"/>
          <w:sz w:val="26"/>
          <w:szCs w:val="26"/>
          <w:lang w:val="en-US"/>
        </w:rPr>
        <w:t>login_id</w:t>
      </w:r>
      <w:proofErr w:type="spellEnd"/>
      <w:r w:rsidRPr="00A954C0">
        <w:rPr>
          <w:rFonts w:ascii="Times New Roman" w:hAnsi="Times New Roman" w:cs="Times New Roman"/>
          <w:sz w:val="26"/>
          <w:szCs w:val="26"/>
          <w:lang w:val="en-US"/>
        </w:rPr>
        <w:t xml:space="preserve"> and account[2] == </w:t>
      </w:r>
      <w:proofErr w:type="spellStart"/>
      <w:r w:rsidRPr="00A954C0">
        <w:rPr>
          <w:rFonts w:ascii="Times New Roman" w:hAnsi="Times New Roman" w:cs="Times New Roman"/>
          <w:sz w:val="26"/>
          <w:szCs w:val="26"/>
          <w:lang w:val="en-US"/>
        </w:rPr>
        <w:t>login_password</w:t>
      </w:r>
      <w:proofErr w:type="spellEnd"/>
      <w:r w:rsidRPr="00A954C0">
        <w:rPr>
          <w:rFonts w:ascii="Times New Roman" w:hAnsi="Times New Roman" w:cs="Times New Roman"/>
          <w:sz w:val="26"/>
          <w:szCs w:val="26"/>
          <w:lang w:val="en-US"/>
        </w:rPr>
        <w:t>:</w:t>
      </w:r>
    </w:p>
    <w:p w14:paraId="0D86A5E3" w14:textId="77777777" w:rsidR="00A954C0" w:rsidRPr="00A954C0" w:rsidRDefault="00A954C0" w:rsidP="00A954C0">
      <w:pPr>
        <w:pStyle w:val="ListParagraph"/>
        <w:ind w:left="1440"/>
        <w:jc w:val="both"/>
        <w:rPr>
          <w:rFonts w:ascii="Times New Roman" w:hAnsi="Times New Roman" w:cs="Times New Roman"/>
          <w:sz w:val="26"/>
          <w:szCs w:val="26"/>
        </w:rPr>
      </w:pPr>
      <w:r w:rsidRPr="00A954C0">
        <w:rPr>
          <w:rFonts w:ascii="Times New Roman" w:hAnsi="Times New Roman" w:cs="Times New Roman"/>
          <w:sz w:val="26"/>
          <w:szCs w:val="26"/>
          <w:lang w:val="en-US"/>
        </w:rPr>
        <w:t>found = True</w:t>
      </w:r>
    </w:p>
    <w:p w14:paraId="0196B47C" w14:textId="77777777" w:rsidR="00A954C0" w:rsidRPr="00A954C0" w:rsidRDefault="00A954C0" w:rsidP="00A954C0">
      <w:pPr>
        <w:pStyle w:val="ListParagraph"/>
        <w:ind w:left="1440"/>
        <w:jc w:val="both"/>
        <w:rPr>
          <w:rFonts w:ascii="Times New Roman" w:hAnsi="Times New Roman" w:cs="Times New Roman"/>
          <w:sz w:val="26"/>
          <w:szCs w:val="26"/>
        </w:rPr>
      </w:pPr>
      <w:proofErr w:type="spellStart"/>
      <w:r w:rsidRPr="00A954C0">
        <w:rPr>
          <w:rFonts w:ascii="Times New Roman" w:hAnsi="Times New Roman" w:cs="Times New Roman"/>
          <w:sz w:val="26"/>
          <w:szCs w:val="26"/>
          <w:lang w:val="en-US"/>
        </w:rPr>
        <w:t>clear_</w:t>
      </w:r>
      <w:proofErr w:type="gramStart"/>
      <w:r w:rsidRPr="00A954C0">
        <w:rPr>
          <w:rFonts w:ascii="Times New Roman" w:hAnsi="Times New Roman" w:cs="Times New Roman"/>
          <w:sz w:val="26"/>
          <w:szCs w:val="26"/>
          <w:lang w:val="en-US"/>
        </w:rPr>
        <w:t>screen</w:t>
      </w:r>
      <w:proofErr w:type="spellEnd"/>
      <w:r w:rsidRPr="00A954C0">
        <w:rPr>
          <w:rFonts w:ascii="Times New Roman" w:hAnsi="Times New Roman" w:cs="Times New Roman"/>
          <w:sz w:val="26"/>
          <w:szCs w:val="26"/>
          <w:lang w:val="en-US"/>
        </w:rPr>
        <w:t>(</w:t>
      </w:r>
      <w:proofErr w:type="gramEnd"/>
      <w:r w:rsidRPr="00A954C0">
        <w:rPr>
          <w:rFonts w:ascii="Times New Roman" w:hAnsi="Times New Roman" w:cs="Times New Roman"/>
          <w:sz w:val="26"/>
          <w:szCs w:val="26"/>
          <w:lang w:val="en-US"/>
        </w:rPr>
        <w:t>)</w:t>
      </w:r>
    </w:p>
    <w:p w14:paraId="0D96A34F" w14:textId="77777777" w:rsidR="00A954C0" w:rsidRDefault="00A954C0" w:rsidP="00A954C0">
      <w:pPr>
        <w:pStyle w:val="ListParagraph"/>
        <w:ind w:left="1440"/>
        <w:jc w:val="both"/>
        <w:rPr>
          <w:rFonts w:ascii="Times New Roman" w:hAnsi="Times New Roman" w:cs="Times New Roman"/>
          <w:sz w:val="26"/>
          <w:szCs w:val="26"/>
          <w:lang w:val="en-US"/>
        </w:rPr>
      </w:pPr>
      <w:r w:rsidRPr="00A954C0">
        <w:rPr>
          <w:rFonts w:ascii="Times New Roman" w:hAnsi="Times New Roman" w:cs="Times New Roman"/>
          <w:sz w:val="26"/>
          <w:szCs w:val="26"/>
          <w:lang w:val="en-US"/>
        </w:rPr>
        <w:t>menu2(account)</w:t>
      </w:r>
    </w:p>
    <w:p w14:paraId="6703D242" w14:textId="77777777" w:rsidR="00A954C0" w:rsidRPr="00A954C0" w:rsidRDefault="00A954C0" w:rsidP="00A954C0">
      <w:pPr>
        <w:pStyle w:val="ListParagraph"/>
        <w:ind w:left="1440"/>
        <w:jc w:val="both"/>
        <w:rPr>
          <w:rFonts w:ascii="Times New Roman" w:hAnsi="Times New Roman" w:cs="Times New Roman"/>
          <w:sz w:val="26"/>
          <w:szCs w:val="26"/>
        </w:rPr>
      </w:pPr>
    </w:p>
    <w:p w14:paraId="18A61B0A" w14:textId="77777777" w:rsidR="00A954C0" w:rsidRPr="00A954C0" w:rsidRDefault="00A954C0" w:rsidP="00A954C0">
      <w:pPr>
        <w:pStyle w:val="ListParagraph"/>
        <w:ind w:left="1080"/>
        <w:jc w:val="both"/>
        <w:rPr>
          <w:rFonts w:ascii="Times New Roman" w:hAnsi="Times New Roman" w:cs="Times New Roman"/>
          <w:sz w:val="26"/>
          <w:szCs w:val="26"/>
        </w:rPr>
      </w:pPr>
      <w:r w:rsidRPr="00A954C0">
        <w:rPr>
          <w:rFonts w:ascii="Times New Roman" w:hAnsi="Times New Roman" w:cs="Times New Roman"/>
          <w:sz w:val="26"/>
          <w:szCs w:val="26"/>
          <w:lang w:val="en-US"/>
        </w:rPr>
        <w:t xml:space="preserve">The loop checks for user’s existence with respect to account id and password </w:t>
      </w:r>
    </w:p>
    <w:p w14:paraId="3767FD64" w14:textId="77777777" w:rsidR="00A954C0" w:rsidRPr="00A954C0" w:rsidRDefault="00A954C0" w:rsidP="00A259FD">
      <w:pPr>
        <w:numPr>
          <w:ilvl w:val="0"/>
          <w:numId w:val="12"/>
        </w:numPr>
        <w:jc w:val="both"/>
        <w:rPr>
          <w:rFonts w:ascii="Times New Roman" w:hAnsi="Times New Roman" w:cs="Times New Roman"/>
          <w:sz w:val="26"/>
          <w:szCs w:val="26"/>
        </w:rPr>
      </w:pPr>
      <w:r w:rsidRPr="00A954C0">
        <w:rPr>
          <w:rFonts w:ascii="Times New Roman" w:hAnsi="Times New Roman" w:cs="Times New Roman"/>
          <w:sz w:val="26"/>
          <w:szCs w:val="26"/>
          <w:lang w:val="en-US"/>
        </w:rPr>
        <w:t xml:space="preserve"> for acc in </w:t>
      </w:r>
      <w:proofErr w:type="spellStart"/>
      <w:r w:rsidRPr="00A954C0">
        <w:rPr>
          <w:rFonts w:ascii="Times New Roman" w:hAnsi="Times New Roman" w:cs="Times New Roman"/>
          <w:sz w:val="26"/>
          <w:szCs w:val="26"/>
          <w:lang w:val="en-US"/>
        </w:rPr>
        <w:t>acc_list</w:t>
      </w:r>
      <w:proofErr w:type="spellEnd"/>
      <w:r w:rsidRPr="00A954C0">
        <w:rPr>
          <w:rFonts w:ascii="Times New Roman" w:hAnsi="Times New Roman" w:cs="Times New Roman"/>
          <w:sz w:val="26"/>
          <w:szCs w:val="26"/>
          <w:lang w:val="en-US"/>
        </w:rPr>
        <w:t>:</w:t>
      </w:r>
    </w:p>
    <w:p w14:paraId="2B70A5FE" w14:textId="77777777" w:rsidR="00A954C0" w:rsidRPr="00A954C0" w:rsidRDefault="00A954C0" w:rsidP="00A954C0">
      <w:pPr>
        <w:pStyle w:val="ListParagraph"/>
        <w:ind w:left="1440"/>
        <w:jc w:val="both"/>
        <w:rPr>
          <w:rFonts w:ascii="Times New Roman" w:hAnsi="Times New Roman" w:cs="Times New Roman"/>
          <w:sz w:val="26"/>
          <w:szCs w:val="26"/>
        </w:rPr>
      </w:pPr>
      <w:r w:rsidRPr="00A954C0">
        <w:rPr>
          <w:rFonts w:ascii="Times New Roman" w:hAnsi="Times New Roman" w:cs="Times New Roman"/>
          <w:sz w:val="26"/>
          <w:szCs w:val="26"/>
          <w:lang w:val="en-US"/>
        </w:rPr>
        <w:lastRenderedPageBreak/>
        <w:t xml:space="preserve">for elements in acc:                                      </w:t>
      </w:r>
    </w:p>
    <w:p w14:paraId="1B9CD1C0" w14:textId="77777777" w:rsidR="00A954C0" w:rsidRPr="00A954C0" w:rsidRDefault="00A954C0" w:rsidP="00A954C0">
      <w:pPr>
        <w:ind w:left="720" w:firstLine="720"/>
        <w:jc w:val="both"/>
        <w:rPr>
          <w:rFonts w:ascii="Times New Roman" w:hAnsi="Times New Roman" w:cs="Times New Roman"/>
          <w:sz w:val="26"/>
          <w:szCs w:val="26"/>
        </w:rPr>
      </w:pPr>
      <w:proofErr w:type="spellStart"/>
      <w:r w:rsidRPr="00A954C0">
        <w:rPr>
          <w:rFonts w:ascii="Times New Roman" w:hAnsi="Times New Roman" w:cs="Times New Roman"/>
          <w:sz w:val="26"/>
          <w:szCs w:val="26"/>
          <w:lang w:val="en-US"/>
        </w:rPr>
        <w:t>acc_</w:t>
      </w:r>
      <w:proofErr w:type="gramStart"/>
      <w:r w:rsidRPr="00A954C0">
        <w:rPr>
          <w:rFonts w:ascii="Times New Roman" w:hAnsi="Times New Roman" w:cs="Times New Roman"/>
          <w:sz w:val="26"/>
          <w:szCs w:val="26"/>
          <w:lang w:val="en-US"/>
        </w:rPr>
        <w:t>file.write</w:t>
      </w:r>
      <w:proofErr w:type="spellEnd"/>
      <w:proofErr w:type="gramEnd"/>
      <w:r w:rsidRPr="00A954C0">
        <w:rPr>
          <w:rFonts w:ascii="Times New Roman" w:hAnsi="Times New Roman" w:cs="Times New Roman"/>
          <w:sz w:val="26"/>
          <w:szCs w:val="26"/>
          <w:lang w:val="en-US"/>
        </w:rPr>
        <w:t xml:space="preserve">("%s\t" % elements)        </w:t>
      </w:r>
    </w:p>
    <w:p w14:paraId="6A27695F" w14:textId="77777777" w:rsidR="00A954C0" w:rsidRDefault="00A954C0" w:rsidP="00A954C0">
      <w:pPr>
        <w:pStyle w:val="ListParagraph"/>
        <w:ind w:left="1440"/>
        <w:jc w:val="both"/>
        <w:rPr>
          <w:rFonts w:ascii="Times New Roman" w:hAnsi="Times New Roman" w:cs="Times New Roman"/>
          <w:sz w:val="26"/>
          <w:szCs w:val="26"/>
          <w:lang w:val="en-US"/>
        </w:rPr>
      </w:pPr>
      <w:proofErr w:type="spellStart"/>
      <w:r w:rsidRPr="00A954C0">
        <w:rPr>
          <w:rFonts w:ascii="Times New Roman" w:hAnsi="Times New Roman" w:cs="Times New Roman"/>
          <w:sz w:val="26"/>
          <w:szCs w:val="26"/>
          <w:lang w:val="en-US"/>
        </w:rPr>
        <w:t>acc_</w:t>
      </w:r>
      <w:proofErr w:type="gramStart"/>
      <w:r w:rsidRPr="00A954C0">
        <w:rPr>
          <w:rFonts w:ascii="Times New Roman" w:hAnsi="Times New Roman" w:cs="Times New Roman"/>
          <w:sz w:val="26"/>
          <w:szCs w:val="26"/>
          <w:lang w:val="en-US"/>
        </w:rPr>
        <w:t>file.write</w:t>
      </w:r>
      <w:proofErr w:type="spellEnd"/>
      <w:proofErr w:type="gramEnd"/>
      <w:r w:rsidRPr="00A954C0">
        <w:rPr>
          <w:rFonts w:ascii="Times New Roman" w:hAnsi="Times New Roman" w:cs="Times New Roman"/>
          <w:sz w:val="26"/>
          <w:szCs w:val="26"/>
          <w:lang w:val="en-US"/>
        </w:rPr>
        <w:t xml:space="preserve">('\n')     </w:t>
      </w:r>
    </w:p>
    <w:p w14:paraId="05024B50" w14:textId="77777777" w:rsidR="00A954C0" w:rsidRPr="00A954C0" w:rsidRDefault="00A954C0" w:rsidP="00A954C0">
      <w:pPr>
        <w:pStyle w:val="ListParagraph"/>
        <w:ind w:left="1440"/>
        <w:jc w:val="both"/>
        <w:rPr>
          <w:rFonts w:ascii="Times New Roman" w:hAnsi="Times New Roman" w:cs="Times New Roman"/>
          <w:sz w:val="26"/>
          <w:szCs w:val="26"/>
        </w:rPr>
      </w:pPr>
    </w:p>
    <w:p w14:paraId="441001D2" w14:textId="77777777" w:rsidR="00A954C0" w:rsidRDefault="00A954C0" w:rsidP="00A954C0">
      <w:pPr>
        <w:pStyle w:val="ListParagraph"/>
        <w:spacing w:after="240"/>
        <w:ind w:firstLine="720"/>
        <w:jc w:val="both"/>
        <w:rPr>
          <w:rFonts w:ascii="Times New Roman" w:hAnsi="Times New Roman" w:cs="Times New Roman"/>
          <w:sz w:val="26"/>
          <w:szCs w:val="26"/>
          <w:lang w:val="en-US"/>
        </w:rPr>
      </w:pPr>
      <w:r w:rsidRPr="00A954C0">
        <w:rPr>
          <w:rFonts w:ascii="Times New Roman" w:hAnsi="Times New Roman" w:cs="Times New Roman"/>
          <w:sz w:val="26"/>
          <w:szCs w:val="26"/>
          <w:lang w:val="en-US"/>
        </w:rPr>
        <w:t xml:space="preserve">The loop saves changes to an account after logging out of it </w:t>
      </w:r>
    </w:p>
    <w:p w14:paraId="3522B340" w14:textId="77777777" w:rsidR="00A954C0" w:rsidRDefault="00A954C0" w:rsidP="00A954C0">
      <w:pPr>
        <w:spacing w:after="240"/>
        <w:jc w:val="both"/>
        <w:rPr>
          <w:rFonts w:ascii="Times New Roman" w:hAnsi="Times New Roman" w:cs="Times New Roman"/>
          <w:b/>
          <w:bCs/>
          <w:sz w:val="28"/>
          <w:szCs w:val="28"/>
          <w:lang w:val="en-US"/>
        </w:rPr>
      </w:pPr>
      <w:r w:rsidRPr="00A954C0">
        <w:rPr>
          <w:rFonts w:ascii="Times New Roman" w:hAnsi="Times New Roman" w:cs="Times New Roman"/>
          <w:b/>
          <w:bCs/>
          <w:sz w:val="28"/>
          <w:szCs w:val="28"/>
          <w:lang w:val="en-US"/>
        </w:rPr>
        <w:t>3.2.6. MENU 1</w:t>
      </w:r>
    </w:p>
    <w:p w14:paraId="0F436F8D" w14:textId="77777777" w:rsidR="00A954C0" w:rsidRPr="00A954C0" w:rsidRDefault="00A954C0" w:rsidP="00A259FD">
      <w:pPr>
        <w:pStyle w:val="ListParagraph"/>
        <w:numPr>
          <w:ilvl w:val="0"/>
          <w:numId w:val="12"/>
        </w:numPr>
        <w:spacing w:after="240"/>
        <w:jc w:val="both"/>
        <w:rPr>
          <w:rFonts w:ascii="Times New Roman" w:hAnsi="Times New Roman" w:cs="Times New Roman"/>
          <w:sz w:val="26"/>
          <w:szCs w:val="26"/>
        </w:rPr>
      </w:pPr>
      <w:r w:rsidRPr="00A954C0">
        <w:rPr>
          <w:rFonts w:ascii="Times New Roman" w:hAnsi="Times New Roman" w:cs="Times New Roman"/>
          <w:sz w:val="26"/>
          <w:szCs w:val="26"/>
        </w:rPr>
        <w:t xml:space="preserve">This module relies on the presence of the login module, particularly the login() function which collects user information. </w:t>
      </w:r>
    </w:p>
    <w:p w14:paraId="291B2AC6" w14:textId="77777777" w:rsidR="00A954C0" w:rsidRPr="00A954C0" w:rsidRDefault="00A954C0" w:rsidP="00A259FD">
      <w:pPr>
        <w:pStyle w:val="ListParagraph"/>
        <w:numPr>
          <w:ilvl w:val="0"/>
          <w:numId w:val="12"/>
        </w:numPr>
        <w:spacing w:after="240"/>
        <w:jc w:val="both"/>
        <w:rPr>
          <w:rFonts w:ascii="Times New Roman" w:hAnsi="Times New Roman" w:cs="Times New Roman"/>
          <w:sz w:val="26"/>
          <w:szCs w:val="26"/>
        </w:rPr>
      </w:pPr>
      <w:r w:rsidRPr="00A954C0">
        <w:rPr>
          <w:rFonts w:ascii="Times New Roman" w:hAnsi="Times New Roman" w:cs="Times New Roman"/>
          <w:sz w:val="26"/>
          <w:szCs w:val="26"/>
        </w:rPr>
        <w:t xml:space="preserve">Other modules required are create account – from which the </w:t>
      </w:r>
      <w:proofErr w:type="spellStart"/>
      <w:r w:rsidRPr="00A954C0">
        <w:rPr>
          <w:rFonts w:ascii="Times New Roman" w:hAnsi="Times New Roman" w:cs="Times New Roman"/>
          <w:sz w:val="26"/>
          <w:szCs w:val="26"/>
        </w:rPr>
        <w:t>create_account</w:t>
      </w:r>
      <w:proofErr w:type="spellEnd"/>
      <w:r w:rsidRPr="00A954C0">
        <w:rPr>
          <w:rFonts w:ascii="Times New Roman" w:hAnsi="Times New Roman" w:cs="Times New Roman"/>
          <w:sz w:val="26"/>
          <w:szCs w:val="26"/>
        </w:rPr>
        <w:t xml:space="preserve">() is imported. The read-file module is necessary as well with the read-file() function. </w:t>
      </w:r>
    </w:p>
    <w:p w14:paraId="1244AA66" w14:textId="77777777" w:rsidR="00A954C0" w:rsidRPr="00A954C0" w:rsidRDefault="00A954C0" w:rsidP="00A259FD">
      <w:pPr>
        <w:pStyle w:val="ListParagraph"/>
        <w:numPr>
          <w:ilvl w:val="0"/>
          <w:numId w:val="12"/>
        </w:numPr>
        <w:spacing w:after="240"/>
        <w:jc w:val="both"/>
        <w:rPr>
          <w:rFonts w:ascii="Times New Roman" w:hAnsi="Times New Roman" w:cs="Times New Roman"/>
          <w:sz w:val="26"/>
          <w:szCs w:val="26"/>
        </w:rPr>
      </w:pPr>
      <w:r w:rsidRPr="00A954C0">
        <w:rPr>
          <w:rFonts w:ascii="Times New Roman" w:hAnsi="Times New Roman" w:cs="Times New Roman"/>
          <w:sz w:val="26"/>
          <w:szCs w:val="26"/>
        </w:rPr>
        <w:t xml:space="preserve">Lastly, menu2’s </w:t>
      </w:r>
      <w:proofErr w:type="spellStart"/>
      <w:r w:rsidRPr="00A954C0">
        <w:rPr>
          <w:rFonts w:ascii="Times New Roman" w:hAnsi="Times New Roman" w:cs="Times New Roman"/>
          <w:sz w:val="26"/>
          <w:szCs w:val="26"/>
        </w:rPr>
        <w:t>clear_screen</w:t>
      </w:r>
      <w:proofErr w:type="spellEnd"/>
      <w:r w:rsidRPr="00A954C0">
        <w:rPr>
          <w:rFonts w:ascii="Times New Roman" w:hAnsi="Times New Roman" w:cs="Times New Roman"/>
          <w:sz w:val="26"/>
          <w:szCs w:val="26"/>
        </w:rPr>
        <w:t>() is used to clear the output screen.</w:t>
      </w:r>
    </w:p>
    <w:p w14:paraId="6F49D4EE" w14:textId="77777777" w:rsidR="00A954C0" w:rsidRPr="00A954C0" w:rsidRDefault="00A954C0" w:rsidP="00A259FD">
      <w:pPr>
        <w:pStyle w:val="ListParagraph"/>
        <w:numPr>
          <w:ilvl w:val="0"/>
          <w:numId w:val="12"/>
        </w:numPr>
        <w:spacing w:after="240"/>
        <w:jc w:val="both"/>
        <w:rPr>
          <w:rFonts w:ascii="Times New Roman" w:hAnsi="Times New Roman" w:cs="Times New Roman"/>
          <w:sz w:val="26"/>
          <w:szCs w:val="26"/>
        </w:rPr>
      </w:pPr>
      <w:r w:rsidRPr="00A954C0">
        <w:rPr>
          <w:rFonts w:ascii="Times New Roman" w:hAnsi="Times New Roman" w:cs="Times New Roman"/>
          <w:sz w:val="26"/>
          <w:szCs w:val="26"/>
        </w:rPr>
        <w:t>This module provides a menu or a convenient user interface encompassing features like login, create account and exit.</w:t>
      </w:r>
    </w:p>
    <w:p w14:paraId="7E7AB268" w14:textId="77777777" w:rsidR="00A954C0" w:rsidRPr="00A954C0" w:rsidRDefault="00A954C0" w:rsidP="00A259FD">
      <w:pPr>
        <w:pStyle w:val="ListParagraph"/>
        <w:numPr>
          <w:ilvl w:val="0"/>
          <w:numId w:val="12"/>
        </w:numPr>
        <w:spacing w:after="240"/>
        <w:jc w:val="both"/>
        <w:rPr>
          <w:rFonts w:ascii="Times New Roman" w:hAnsi="Times New Roman" w:cs="Times New Roman"/>
          <w:sz w:val="26"/>
          <w:szCs w:val="26"/>
        </w:rPr>
      </w:pPr>
      <w:r w:rsidRPr="00A954C0">
        <w:rPr>
          <w:rFonts w:ascii="Times New Roman" w:hAnsi="Times New Roman" w:cs="Times New Roman"/>
          <w:sz w:val="26"/>
          <w:szCs w:val="26"/>
        </w:rPr>
        <w:t>The user is given choices to perform the aforementioned features so that the system would perform in accordance to the user selection</w:t>
      </w:r>
    </w:p>
    <w:p w14:paraId="441B3B0A" w14:textId="77777777" w:rsidR="00A954C0" w:rsidRPr="00A954C0" w:rsidRDefault="00A954C0" w:rsidP="00A954C0">
      <w:pPr>
        <w:spacing w:after="240"/>
        <w:jc w:val="both"/>
        <w:rPr>
          <w:rFonts w:ascii="Times New Roman" w:hAnsi="Times New Roman" w:cs="Times New Roman"/>
          <w:b/>
          <w:bCs/>
          <w:sz w:val="28"/>
          <w:szCs w:val="28"/>
          <w:lang w:val="en-US"/>
        </w:rPr>
      </w:pPr>
    </w:p>
    <w:p w14:paraId="63B4C0D4" w14:textId="77777777" w:rsidR="00A954C0" w:rsidRDefault="00A954C0" w:rsidP="00A954C0">
      <w:pPr>
        <w:jc w:val="both"/>
        <w:rPr>
          <w:rFonts w:ascii="Times New Roman" w:hAnsi="Times New Roman" w:cs="Times New Roman"/>
          <w:sz w:val="26"/>
          <w:szCs w:val="26"/>
        </w:rPr>
      </w:pPr>
      <w:r w:rsidRPr="00A954C0">
        <w:rPr>
          <w:noProof/>
          <w:lang w:val="en-US"/>
        </w:rPr>
        <w:lastRenderedPageBreak/>
        <w:drawing>
          <wp:inline distT="0" distB="0" distL="0" distR="0" wp14:anchorId="1315F160" wp14:editId="4BD9AB11">
            <wp:extent cx="5219700" cy="5093970"/>
            <wp:effectExtent l="19050" t="19050" r="19050" b="11430"/>
            <wp:docPr id="4" name="Content Placeholder 4">
              <a:extLst xmlns:a="http://schemas.openxmlformats.org/drawingml/2006/main">
                <a:ext uri="{FF2B5EF4-FFF2-40B4-BE49-F238E27FC236}">
                  <a16:creationId xmlns:a16="http://schemas.microsoft.com/office/drawing/2014/main" id="{5DCE2CDB-28BB-4A39-95EC-05FBCB8071B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5DCE2CDB-28BB-4A39-95EC-05FBCB8071B8}"/>
                        </a:ext>
                      </a:extLst>
                    </pic:cNvPr>
                    <pic:cNvPicPr>
                      <a:picLocks noGrp="1"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219700" cy="5093970"/>
                    </a:xfrm>
                    <a:prstGeom prst="rect">
                      <a:avLst/>
                    </a:prstGeom>
                    <a:solidFill>
                      <a:schemeClr val="tx1"/>
                    </a:solidFill>
                    <a:ln w="15875">
                      <a:solidFill>
                        <a:schemeClr val="tx1">
                          <a:alpha val="50000"/>
                        </a:schemeClr>
                      </a:solidFill>
                    </a:ln>
                  </pic:spPr>
                </pic:pic>
              </a:graphicData>
            </a:graphic>
          </wp:inline>
        </w:drawing>
      </w:r>
    </w:p>
    <w:p w14:paraId="285668D2" w14:textId="77777777" w:rsidR="00A954C0" w:rsidRDefault="00A954C0" w:rsidP="005703C2">
      <w:pPr>
        <w:spacing w:after="240"/>
        <w:jc w:val="center"/>
        <w:rPr>
          <w:rFonts w:ascii="Times New Roman" w:hAnsi="Times New Roman" w:cs="Times New Roman"/>
          <w:sz w:val="26"/>
          <w:szCs w:val="26"/>
        </w:rPr>
      </w:pPr>
      <w:r>
        <w:rPr>
          <w:rFonts w:ascii="Times New Roman" w:hAnsi="Times New Roman" w:cs="Times New Roman"/>
          <w:sz w:val="26"/>
          <w:szCs w:val="26"/>
        </w:rPr>
        <w:t>Fig 3.2.6 Menu 1</w:t>
      </w:r>
    </w:p>
    <w:p w14:paraId="16001808" w14:textId="77777777" w:rsidR="00A954C0" w:rsidRPr="00A954C0" w:rsidRDefault="00A954C0" w:rsidP="00A259FD">
      <w:pPr>
        <w:numPr>
          <w:ilvl w:val="0"/>
          <w:numId w:val="13"/>
        </w:numPr>
        <w:jc w:val="both"/>
        <w:rPr>
          <w:rFonts w:ascii="Times New Roman" w:hAnsi="Times New Roman" w:cs="Times New Roman"/>
          <w:sz w:val="26"/>
          <w:szCs w:val="26"/>
        </w:rPr>
      </w:pPr>
      <w:proofErr w:type="spellStart"/>
      <w:r w:rsidRPr="00A954C0">
        <w:rPr>
          <w:rFonts w:ascii="Times New Roman" w:hAnsi="Times New Roman" w:cs="Times New Roman"/>
          <w:sz w:val="26"/>
          <w:szCs w:val="26"/>
          <w:lang w:val="en-US"/>
        </w:rPr>
        <w:t>accounts_list</w:t>
      </w:r>
      <w:proofErr w:type="spellEnd"/>
      <w:r w:rsidRPr="00A954C0">
        <w:rPr>
          <w:rFonts w:ascii="Times New Roman" w:hAnsi="Times New Roman" w:cs="Times New Roman"/>
          <w:sz w:val="26"/>
          <w:szCs w:val="26"/>
          <w:lang w:val="en-US"/>
        </w:rPr>
        <w:t xml:space="preserve"> = </w:t>
      </w:r>
      <w:proofErr w:type="spellStart"/>
      <w:r w:rsidRPr="00A954C0">
        <w:rPr>
          <w:rFonts w:ascii="Times New Roman" w:hAnsi="Times New Roman" w:cs="Times New Roman"/>
          <w:sz w:val="26"/>
          <w:szCs w:val="26"/>
          <w:lang w:val="en-US"/>
        </w:rPr>
        <w:t>read_file</w:t>
      </w:r>
      <w:proofErr w:type="spellEnd"/>
      <w:r w:rsidRPr="00A954C0">
        <w:rPr>
          <w:rFonts w:ascii="Times New Roman" w:hAnsi="Times New Roman" w:cs="Times New Roman"/>
          <w:sz w:val="26"/>
          <w:szCs w:val="26"/>
          <w:lang w:val="en-US"/>
        </w:rPr>
        <w:t>('Accounts.txt’</w:t>
      </w:r>
      <w:proofErr w:type="gramStart"/>
      <w:r w:rsidRPr="00A954C0">
        <w:rPr>
          <w:rFonts w:ascii="Times New Roman" w:hAnsi="Times New Roman" w:cs="Times New Roman"/>
          <w:sz w:val="26"/>
          <w:szCs w:val="26"/>
          <w:lang w:val="en-US"/>
        </w:rPr>
        <w:t>)</w:t>
      </w:r>
      <w:r w:rsidRPr="00A954C0">
        <w:rPr>
          <w:rFonts w:ascii="Times New Roman" w:hAnsi="Times New Roman" w:cs="Times New Roman"/>
          <w:sz w:val="26"/>
          <w:szCs w:val="26"/>
        </w:rPr>
        <w:t xml:space="preserve"> :</w:t>
      </w:r>
      <w:proofErr w:type="gramEnd"/>
      <w:r w:rsidRPr="00A954C0">
        <w:rPr>
          <w:rFonts w:ascii="Times New Roman" w:hAnsi="Times New Roman" w:cs="Times New Roman"/>
          <w:sz w:val="26"/>
          <w:szCs w:val="26"/>
        </w:rPr>
        <w:t xml:space="preserve"> The file (Account.txt) is triggered in read operation</w:t>
      </w:r>
    </w:p>
    <w:p w14:paraId="1CA6B949" w14:textId="77777777" w:rsidR="00A954C0" w:rsidRPr="00A954C0" w:rsidRDefault="00A954C0" w:rsidP="00A259FD">
      <w:pPr>
        <w:pStyle w:val="ListParagraph"/>
        <w:numPr>
          <w:ilvl w:val="0"/>
          <w:numId w:val="13"/>
        </w:numPr>
        <w:jc w:val="both"/>
        <w:rPr>
          <w:rFonts w:ascii="Times New Roman" w:hAnsi="Times New Roman" w:cs="Times New Roman"/>
          <w:sz w:val="26"/>
          <w:szCs w:val="26"/>
        </w:rPr>
      </w:pPr>
      <w:r w:rsidRPr="00A954C0">
        <w:rPr>
          <w:rFonts w:ascii="Times New Roman" w:hAnsi="Times New Roman" w:cs="Times New Roman"/>
          <w:sz w:val="26"/>
          <w:szCs w:val="26"/>
          <w:lang w:val="en-US"/>
        </w:rPr>
        <w:t>try:</w:t>
      </w:r>
    </w:p>
    <w:p w14:paraId="431ED8D8" w14:textId="77777777" w:rsidR="00A954C0" w:rsidRPr="00A954C0" w:rsidRDefault="00A954C0" w:rsidP="00A954C0">
      <w:pPr>
        <w:jc w:val="both"/>
        <w:rPr>
          <w:rFonts w:ascii="Times New Roman" w:hAnsi="Times New Roman" w:cs="Times New Roman"/>
          <w:sz w:val="26"/>
          <w:szCs w:val="26"/>
        </w:rPr>
      </w:pPr>
      <w:r w:rsidRPr="00A954C0">
        <w:rPr>
          <w:rFonts w:ascii="Times New Roman" w:hAnsi="Times New Roman" w:cs="Times New Roman"/>
          <w:sz w:val="26"/>
          <w:szCs w:val="26"/>
          <w:lang w:val="en-US"/>
        </w:rPr>
        <w:t>to enable the option of (</w:t>
      </w:r>
      <w:proofErr w:type="spellStart"/>
      <w:r w:rsidRPr="00A954C0">
        <w:rPr>
          <w:rFonts w:ascii="Times New Roman" w:hAnsi="Times New Roman" w:cs="Times New Roman"/>
          <w:sz w:val="26"/>
          <w:szCs w:val="26"/>
          <w:lang w:val="en-US"/>
        </w:rPr>
        <w:t>ctrl+c</w:t>
      </w:r>
      <w:proofErr w:type="spellEnd"/>
      <w:r w:rsidRPr="00A954C0">
        <w:rPr>
          <w:rFonts w:ascii="Times New Roman" w:hAnsi="Times New Roman" w:cs="Times New Roman"/>
          <w:sz w:val="26"/>
          <w:szCs w:val="26"/>
          <w:lang w:val="en-US"/>
        </w:rPr>
        <w:t>) to go back</w:t>
      </w:r>
    </w:p>
    <w:p w14:paraId="1171C092" w14:textId="77777777" w:rsidR="00A954C0" w:rsidRPr="00A954C0" w:rsidRDefault="00A954C0" w:rsidP="00A259FD">
      <w:pPr>
        <w:pStyle w:val="ListParagraph"/>
        <w:numPr>
          <w:ilvl w:val="0"/>
          <w:numId w:val="13"/>
        </w:numPr>
        <w:jc w:val="both"/>
        <w:rPr>
          <w:rFonts w:ascii="Times New Roman" w:hAnsi="Times New Roman" w:cs="Times New Roman"/>
          <w:sz w:val="26"/>
          <w:szCs w:val="26"/>
        </w:rPr>
      </w:pPr>
      <w:r w:rsidRPr="00A954C0">
        <w:rPr>
          <w:rFonts w:ascii="Times New Roman" w:hAnsi="Times New Roman" w:cs="Times New Roman"/>
          <w:sz w:val="26"/>
          <w:szCs w:val="26"/>
          <w:lang w:val="en-US"/>
        </w:rPr>
        <w:t>login(</w:t>
      </w:r>
      <w:proofErr w:type="spellStart"/>
      <w:r w:rsidRPr="00A954C0">
        <w:rPr>
          <w:rFonts w:ascii="Times New Roman" w:hAnsi="Times New Roman" w:cs="Times New Roman"/>
          <w:sz w:val="26"/>
          <w:szCs w:val="26"/>
          <w:lang w:val="en-US"/>
        </w:rPr>
        <w:t>accounts_list</w:t>
      </w:r>
      <w:proofErr w:type="spellEnd"/>
      <w:r w:rsidRPr="00A954C0">
        <w:rPr>
          <w:rFonts w:ascii="Times New Roman" w:hAnsi="Times New Roman" w:cs="Times New Roman"/>
          <w:sz w:val="26"/>
          <w:szCs w:val="26"/>
          <w:lang w:val="en-US"/>
        </w:rPr>
        <w:t xml:space="preserve">)                                     </w:t>
      </w:r>
    </w:p>
    <w:p w14:paraId="53F55C4E" w14:textId="77777777" w:rsidR="00A954C0" w:rsidRPr="00A954C0" w:rsidRDefault="00A954C0" w:rsidP="00A259FD">
      <w:pPr>
        <w:pStyle w:val="ListParagraph"/>
        <w:numPr>
          <w:ilvl w:val="0"/>
          <w:numId w:val="13"/>
        </w:numPr>
        <w:jc w:val="both"/>
        <w:rPr>
          <w:rFonts w:ascii="Times New Roman" w:hAnsi="Times New Roman" w:cs="Times New Roman"/>
          <w:sz w:val="26"/>
          <w:szCs w:val="26"/>
        </w:rPr>
      </w:pPr>
      <w:r w:rsidRPr="00A954C0">
        <w:rPr>
          <w:rFonts w:ascii="Times New Roman" w:hAnsi="Times New Roman" w:cs="Times New Roman"/>
          <w:sz w:val="26"/>
          <w:szCs w:val="26"/>
          <w:lang w:val="en-US"/>
        </w:rPr>
        <w:t xml:space="preserve">except </w:t>
      </w:r>
      <w:proofErr w:type="spellStart"/>
      <w:r w:rsidRPr="00A954C0">
        <w:rPr>
          <w:rFonts w:ascii="Times New Roman" w:hAnsi="Times New Roman" w:cs="Times New Roman"/>
          <w:sz w:val="26"/>
          <w:szCs w:val="26"/>
          <w:lang w:val="en-US"/>
        </w:rPr>
        <w:t>KeyboardInterrupt</w:t>
      </w:r>
      <w:proofErr w:type="spellEnd"/>
      <w:r w:rsidRPr="00A954C0">
        <w:rPr>
          <w:rFonts w:ascii="Times New Roman" w:hAnsi="Times New Roman" w:cs="Times New Roman"/>
          <w:sz w:val="26"/>
          <w:szCs w:val="26"/>
          <w:lang w:val="en-US"/>
        </w:rPr>
        <w:t xml:space="preserve">:             </w:t>
      </w:r>
    </w:p>
    <w:p w14:paraId="06E3102E" w14:textId="77777777" w:rsidR="00A954C0" w:rsidRPr="00A954C0" w:rsidRDefault="00A954C0" w:rsidP="005703C2">
      <w:pPr>
        <w:pStyle w:val="ListParagraph"/>
        <w:ind w:left="1080"/>
        <w:jc w:val="both"/>
        <w:rPr>
          <w:rFonts w:ascii="Times New Roman" w:hAnsi="Times New Roman" w:cs="Times New Roman"/>
          <w:sz w:val="26"/>
          <w:szCs w:val="26"/>
        </w:rPr>
      </w:pPr>
      <w:r w:rsidRPr="00A954C0">
        <w:rPr>
          <w:rFonts w:ascii="Times New Roman" w:hAnsi="Times New Roman" w:cs="Times New Roman"/>
          <w:sz w:val="26"/>
          <w:szCs w:val="26"/>
          <w:lang w:val="en-US"/>
        </w:rPr>
        <w:t>If a python program is stopped using an interrupt key, the interpreter throws this exception</w:t>
      </w:r>
    </w:p>
    <w:p w14:paraId="4FF06125" w14:textId="77777777" w:rsidR="005703C2" w:rsidRPr="005703C2" w:rsidRDefault="00A954C0" w:rsidP="00A259FD">
      <w:pPr>
        <w:pStyle w:val="ListParagraph"/>
        <w:numPr>
          <w:ilvl w:val="0"/>
          <w:numId w:val="14"/>
        </w:numPr>
        <w:jc w:val="both"/>
        <w:rPr>
          <w:rFonts w:ascii="Times New Roman" w:hAnsi="Times New Roman" w:cs="Times New Roman"/>
          <w:sz w:val="26"/>
          <w:szCs w:val="26"/>
        </w:rPr>
      </w:pPr>
      <w:proofErr w:type="spellStart"/>
      <w:r w:rsidRPr="005703C2">
        <w:rPr>
          <w:rFonts w:ascii="Times New Roman" w:hAnsi="Times New Roman" w:cs="Times New Roman"/>
          <w:sz w:val="26"/>
          <w:szCs w:val="26"/>
          <w:lang w:val="en-US"/>
        </w:rPr>
        <w:t>clear_</w:t>
      </w:r>
      <w:proofErr w:type="gramStart"/>
      <w:r w:rsidRPr="005703C2">
        <w:rPr>
          <w:rFonts w:ascii="Times New Roman" w:hAnsi="Times New Roman" w:cs="Times New Roman"/>
          <w:sz w:val="26"/>
          <w:szCs w:val="26"/>
          <w:lang w:val="en-US"/>
        </w:rPr>
        <w:t>screen</w:t>
      </w:r>
      <w:proofErr w:type="spellEnd"/>
      <w:r w:rsidRPr="005703C2">
        <w:rPr>
          <w:rFonts w:ascii="Times New Roman" w:hAnsi="Times New Roman" w:cs="Times New Roman"/>
          <w:sz w:val="26"/>
          <w:szCs w:val="26"/>
          <w:lang w:val="en-US"/>
        </w:rPr>
        <w:t>(</w:t>
      </w:r>
      <w:proofErr w:type="gramEnd"/>
      <w:r w:rsidRPr="005703C2">
        <w:rPr>
          <w:rFonts w:ascii="Times New Roman" w:hAnsi="Times New Roman" w:cs="Times New Roman"/>
          <w:sz w:val="26"/>
          <w:szCs w:val="26"/>
          <w:lang w:val="en-US"/>
        </w:rPr>
        <w:t xml:space="preserve">)                              </w:t>
      </w:r>
    </w:p>
    <w:p w14:paraId="53CB9744" w14:textId="77777777" w:rsidR="00A954C0" w:rsidRDefault="005703C2" w:rsidP="005703C2">
      <w:pPr>
        <w:pStyle w:val="ListParagraph"/>
        <w:ind w:left="1080"/>
        <w:jc w:val="both"/>
        <w:rPr>
          <w:rFonts w:ascii="Times New Roman" w:hAnsi="Times New Roman" w:cs="Times New Roman"/>
          <w:sz w:val="26"/>
          <w:szCs w:val="26"/>
          <w:lang w:val="en-US"/>
        </w:rPr>
      </w:pPr>
      <w:r>
        <w:rPr>
          <w:rFonts w:ascii="Times New Roman" w:hAnsi="Times New Roman" w:cs="Times New Roman"/>
          <w:sz w:val="26"/>
          <w:szCs w:val="26"/>
          <w:lang w:val="en-US"/>
        </w:rPr>
        <w:t>T</w:t>
      </w:r>
      <w:r w:rsidR="00A954C0" w:rsidRPr="005703C2">
        <w:rPr>
          <w:rFonts w:ascii="Times New Roman" w:hAnsi="Times New Roman" w:cs="Times New Roman"/>
          <w:sz w:val="26"/>
          <w:szCs w:val="26"/>
          <w:lang w:val="en-US"/>
        </w:rPr>
        <w:t>o deal with the keyboard-interrupt exception, we handle it with the except-clause</w:t>
      </w:r>
    </w:p>
    <w:p w14:paraId="4476E8D7" w14:textId="77777777" w:rsidR="005703C2" w:rsidRDefault="005703C2" w:rsidP="005703C2">
      <w:pPr>
        <w:spacing w:after="240"/>
        <w:jc w:val="both"/>
        <w:rPr>
          <w:rFonts w:ascii="Times New Roman" w:hAnsi="Times New Roman" w:cs="Times New Roman"/>
          <w:b/>
          <w:bCs/>
          <w:sz w:val="28"/>
          <w:szCs w:val="28"/>
          <w:lang w:val="en-US"/>
        </w:rPr>
      </w:pPr>
      <w:r w:rsidRPr="005703C2">
        <w:rPr>
          <w:rFonts w:ascii="Times New Roman" w:hAnsi="Times New Roman" w:cs="Times New Roman"/>
          <w:b/>
          <w:bCs/>
          <w:sz w:val="28"/>
          <w:szCs w:val="28"/>
          <w:lang w:val="en-US"/>
        </w:rPr>
        <w:lastRenderedPageBreak/>
        <w:t>3.2.7 MENU 2</w:t>
      </w:r>
    </w:p>
    <w:p w14:paraId="20CF517B" w14:textId="77777777" w:rsidR="005703C2" w:rsidRPr="005703C2" w:rsidRDefault="005703C2" w:rsidP="00A259FD">
      <w:pPr>
        <w:pStyle w:val="ListParagraph"/>
        <w:numPr>
          <w:ilvl w:val="0"/>
          <w:numId w:val="14"/>
        </w:numPr>
        <w:spacing w:after="240"/>
        <w:jc w:val="both"/>
        <w:rPr>
          <w:rFonts w:ascii="Times New Roman" w:hAnsi="Times New Roman" w:cs="Times New Roman"/>
          <w:sz w:val="26"/>
          <w:szCs w:val="26"/>
        </w:rPr>
      </w:pPr>
      <w:r w:rsidRPr="005703C2">
        <w:rPr>
          <w:rFonts w:ascii="Times New Roman" w:hAnsi="Times New Roman" w:cs="Times New Roman"/>
          <w:sz w:val="26"/>
          <w:szCs w:val="26"/>
          <w:lang w:val="id-ID"/>
        </w:rPr>
        <w:t xml:space="preserve">This is the main module that acts as the front page of the user account </w:t>
      </w:r>
    </w:p>
    <w:p w14:paraId="4C759933" w14:textId="77777777" w:rsidR="005703C2" w:rsidRPr="005703C2" w:rsidRDefault="005703C2" w:rsidP="00A259FD">
      <w:pPr>
        <w:pStyle w:val="ListParagraph"/>
        <w:numPr>
          <w:ilvl w:val="0"/>
          <w:numId w:val="14"/>
        </w:numPr>
        <w:spacing w:after="240"/>
        <w:jc w:val="both"/>
        <w:rPr>
          <w:rFonts w:ascii="Times New Roman" w:hAnsi="Times New Roman" w:cs="Times New Roman"/>
          <w:sz w:val="26"/>
          <w:szCs w:val="26"/>
        </w:rPr>
      </w:pPr>
      <w:r w:rsidRPr="005703C2">
        <w:rPr>
          <w:rFonts w:ascii="Times New Roman" w:hAnsi="Times New Roman" w:cs="Times New Roman"/>
          <w:sz w:val="26"/>
          <w:szCs w:val="26"/>
          <w:lang w:val="id-ID"/>
        </w:rPr>
        <w:t>The code of this module is implemented in the Login page, especially the clear screen method</w:t>
      </w:r>
    </w:p>
    <w:p w14:paraId="5683183C" w14:textId="77777777" w:rsidR="005703C2" w:rsidRPr="005703C2" w:rsidRDefault="005703C2" w:rsidP="00A259FD">
      <w:pPr>
        <w:pStyle w:val="ListParagraph"/>
        <w:numPr>
          <w:ilvl w:val="0"/>
          <w:numId w:val="14"/>
        </w:numPr>
        <w:spacing w:after="240"/>
        <w:jc w:val="both"/>
        <w:rPr>
          <w:rFonts w:ascii="Times New Roman" w:hAnsi="Times New Roman" w:cs="Times New Roman"/>
          <w:sz w:val="26"/>
          <w:szCs w:val="26"/>
        </w:rPr>
      </w:pPr>
      <w:r w:rsidRPr="005703C2">
        <w:rPr>
          <w:rFonts w:ascii="Times New Roman" w:hAnsi="Times New Roman" w:cs="Times New Roman"/>
          <w:sz w:val="26"/>
          <w:szCs w:val="26"/>
          <w:lang w:val="id-ID"/>
        </w:rPr>
        <w:t>This module provides more functionalities than the menu 1 provides.</w:t>
      </w:r>
    </w:p>
    <w:p w14:paraId="7E45A669" w14:textId="77777777" w:rsidR="005703C2" w:rsidRPr="005703C2" w:rsidRDefault="005703C2" w:rsidP="00A259FD">
      <w:pPr>
        <w:pStyle w:val="ListParagraph"/>
        <w:numPr>
          <w:ilvl w:val="0"/>
          <w:numId w:val="14"/>
        </w:numPr>
        <w:spacing w:after="240"/>
        <w:jc w:val="both"/>
        <w:rPr>
          <w:rFonts w:ascii="Times New Roman" w:hAnsi="Times New Roman" w:cs="Times New Roman"/>
          <w:sz w:val="26"/>
          <w:szCs w:val="26"/>
        </w:rPr>
      </w:pPr>
      <w:r w:rsidRPr="005703C2">
        <w:rPr>
          <w:rFonts w:ascii="Times New Roman" w:hAnsi="Times New Roman" w:cs="Times New Roman"/>
          <w:sz w:val="26"/>
          <w:szCs w:val="26"/>
          <w:lang w:val="id-ID"/>
        </w:rPr>
        <w:t>The user can choose any of the following options to perform</w:t>
      </w:r>
    </w:p>
    <w:p w14:paraId="510E0A92" w14:textId="77777777" w:rsidR="005703C2" w:rsidRPr="005703C2" w:rsidRDefault="005703C2" w:rsidP="00A259FD">
      <w:pPr>
        <w:pStyle w:val="ListParagraph"/>
        <w:numPr>
          <w:ilvl w:val="0"/>
          <w:numId w:val="14"/>
        </w:numPr>
        <w:spacing w:after="240"/>
        <w:jc w:val="both"/>
        <w:rPr>
          <w:rFonts w:ascii="Times New Roman" w:hAnsi="Times New Roman" w:cs="Times New Roman"/>
          <w:sz w:val="26"/>
          <w:szCs w:val="26"/>
        </w:rPr>
      </w:pPr>
      <w:r w:rsidRPr="005703C2">
        <w:rPr>
          <w:rFonts w:ascii="Times New Roman" w:hAnsi="Times New Roman" w:cs="Times New Roman"/>
          <w:sz w:val="26"/>
          <w:szCs w:val="26"/>
          <w:lang w:val="id-ID"/>
        </w:rPr>
        <w:t>The system invokes appropriate methods for the chosen option</w:t>
      </w:r>
    </w:p>
    <w:p w14:paraId="22B869C5" w14:textId="77777777" w:rsidR="005703C2" w:rsidRPr="005703C2" w:rsidRDefault="005703C2" w:rsidP="00A259FD">
      <w:pPr>
        <w:pStyle w:val="ListParagraph"/>
        <w:numPr>
          <w:ilvl w:val="0"/>
          <w:numId w:val="14"/>
        </w:numPr>
        <w:spacing w:after="240"/>
        <w:jc w:val="both"/>
        <w:rPr>
          <w:rFonts w:ascii="Times New Roman" w:hAnsi="Times New Roman" w:cs="Times New Roman"/>
          <w:sz w:val="26"/>
          <w:szCs w:val="26"/>
        </w:rPr>
      </w:pPr>
      <w:r w:rsidRPr="005703C2">
        <w:rPr>
          <w:rFonts w:ascii="Times New Roman" w:hAnsi="Times New Roman" w:cs="Times New Roman"/>
          <w:sz w:val="26"/>
          <w:szCs w:val="26"/>
          <w:lang w:val="id-ID"/>
        </w:rPr>
        <w:t>The other modules imported in this module are withdraw, show_history and change password</w:t>
      </w:r>
    </w:p>
    <w:p w14:paraId="17BE5F2B" w14:textId="77777777" w:rsidR="005703C2" w:rsidRDefault="005703C2" w:rsidP="005703C2">
      <w:pPr>
        <w:spacing w:after="240"/>
        <w:ind w:left="360"/>
        <w:jc w:val="both"/>
        <w:rPr>
          <w:rFonts w:ascii="Times New Roman" w:hAnsi="Times New Roman" w:cs="Times New Roman"/>
          <w:sz w:val="26"/>
          <w:szCs w:val="26"/>
        </w:rPr>
      </w:pPr>
      <w:r w:rsidRPr="005703C2">
        <w:rPr>
          <w:rFonts w:ascii="Times New Roman" w:hAnsi="Times New Roman" w:cs="Times New Roman"/>
          <w:noProof/>
          <w:sz w:val="26"/>
          <w:szCs w:val="26"/>
          <w:lang w:val="en-US"/>
        </w:rPr>
        <w:drawing>
          <wp:inline distT="0" distB="0" distL="0" distR="0" wp14:anchorId="7884980B" wp14:editId="11C9DB48">
            <wp:extent cx="4941570" cy="5596890"/>
            <wp:effectExtent l="19050" t="19050" r="11430" b="22860"/>
            <wp:docPr id="6" name="Picture 3" descr="Screenshot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Screenshot (14).png"/>
                    <pic:cNvPicPr>
                      <a:picLocks noChangeAspect="1"/>
                    </pic:cNvPicPr>
                  </pic:nvPicPr>
                  <pic:blipFill>
                    <a:blip r:embed="rId18"/>
                    <a:stretch>
                      <a:fillRect/>
                    </a:stretch>
                  </pic:blipFill>
                  <pic:spPr>
                    <a:xfrm>
                      <a:off x="0" y="0"/>
                      <a:ext cx="4942287" cy="5597702"/>
                    </a:xfrm>
                    <a:prstGeom prst="rect">
                      <a:avLst/>
                    </a:prstGeom>
                    <a:ln w="15875">
                      <a:solidFill>
                        <a:schemeClr val="tx1">
                          <a:alpha val="50000"/>
                        </a:schemeClr>
                      </a:solidFill>
                    </a:ln>
                  </pic:spPr>
                </pic:pic>
              </a:graphicData>
            </a:graphic>
          </wp:inline>
        </w:drawing>
      </w:r>
    </w:p>
    <w:p w14:paraId="7D55BBBA" w14:textId="77777777" w:rsidR="005703C2" w:rsidRPr="005703C2" w:rsidRDefault="005703C2" w:rsidP="005703C2">
      <w:pPr>
        <w:spacing w:after="240"/>
        <w:ind w:left="360"/>
        <w:jc w:val="center"/>
        <w:rPr>
          <w:rFonts w:ascii="Times New Roman" w:hAnsi="Times New Roman" w:cs="Times New Roman"/>
          <w:sz w:val="26"/>
          <w:szCs w:val="26"/>
        </w:rPr>
      </w:pPr>
      <w:r>
        <w:rPr>
          <w:rFonts w:ascii="Times New Roman" w:hAnsi="Times New Roman" w:cs="Times New Roman"/>
          <w:sz w:val="26"/>
          <w:szCs w:val="26"/>
        </w:rPr>
        <w:t>Fig 3.2.7 MENU 2</w:t>
      </w:r>
    </w:p>
    <w:p w14:paraId="5D0FB6DE" w14:textId="77777777" w:rsidR="005703C2" w:rsidRPr="005703C2" w:rsidRDefault="005703C2" w:rsidP="00A259FD">
      <w:pPr>
        <w:numPr>
          <w:ilvl w:val="0"/>
          <w:numId w:val="15"/>
        </w:numPr>
        <w:spacing w:after="240"/>
        <w:jc w:val="both"/>
        <w:rPr>
          <w:rFonts w:ascii="Times New Roman" w:hAnsi="Times New Roman" w:cs="Times New Roman"/>
          <w:sz w:val="26"/>
          <w:szCs w:val="26"/>
        </w:rPr>
      </w:pPr>
      <w:r w:rsidRPr="005703C2">
        <w:rPr>
          <w:rFonts w:ascii="Times New Roman" w:hAnsi="Times New Roman" w:cs="Times New Roman"/>
          <w:sz w:val="26"/>
          <w:szCs w:val="26"/>
          <w:lang w:val="id-ID"/>
        </w:rPr>
        <w:lastRenderedPageBreak/>
        <w:t xml:space="preserve">def clear_screen(): This method is used to clear te previous output on the screen and print a blank line on the screen. </w:t>
      </w:r>
    </w:p>
    <w:p w14:paraId="3EE75CDB" w14:textId="77777777" w:rsidR="005703C2" w:rsidRPr="005703C2" w:rsidRDefault="005703C2" w:rsidP="00A259FD">
      <w:pPr>
        <w:numPr>
          <w:ilvl w:val="0"/>
          <w:numId w:val="15"/>
        </w:numPr>
        <w:spacing w:after="240"/>
        <w:jc w:val="both"/>
        <w:rPr>
          <w:rFonts w:ascii="Times New Roman" w:hAnsi="Times New Roman" w:cs="Times New Roman"/>
          <w:sz w:val="26"/>
          <w:szCs w:val="26"/>
        </w:rPr>
      </w:pPr>
      <w:r w:rsidRPr="005703C2">
        <w:rPr>
          <w:rFonts w:ascii="Times New Roman" w:hAnsi="Times New Roman" w:cs="Times New Roman"/>
          <w:sz w:val="26"/>
          <w:szCs w:val="26"/>
          <w:lang w:val="id-ID"/>
        </w:rPr>
        <w:t xml:space="preserve"> def menu2(account): This is the major method in this module. This method takes a list as its argument and perform the operations. </w:t>
      </w:r>
    </w:p>
    <w:p w14:paraId="4CE22136" w14:textId="77777777" w:rsidR="005703C2" w:rsidRPr="005703C2" w:rsidRDefault="005703C2" w:rsidP="00A259FD">
      <w:pPr>
        <w:pStyle w:val="ListParagraph"/>
        <w:numPr>
          <w:ilvl w:val="0"/>
          <w:numId w:val="15"/>
        </w:numPr>
        <w:spacing w:after="240"/>
        <w:jc w:val="both"/>
        <w:rPr>
          <w:rFonts w:ascii="Times New Roman" w:hAnsi="Times New Roman" w:cs="Times New Roman"/>
          <w:sz w:val="26"/>
          <w:szCs w:val="26"/>
        </w:rPr>
      </w:pPr>
      <w:r w:rsidRPr="005703C2">
        <w:rPr>
          <w:rFonts w:ascii="Times New Roman" w:hAnsi="Times New Roman" w:cs="Times New Roman"/>
          <w:sz w:val="26"/>
          <w:szCs w:val="26"/>
          <w:lang w:val="id-ID"/>
        </w:rPr>
        <w:t>account is a list of account information</w:t>
      </w:r>
    </w:p>
    <w:p w14:paraId="1A2104CA" w14:textId="77777777" w:rsidR="005703C2" w:rsidRPr="005703C2" w:rsidRDefault="005703C2" w:rsidP="00A259FD">
      <w:pPr>
        <w:pStyle w:val="ListParagraph"/>
        <w:numPr>
          <w:ilvl w:val="0"/>
          <w:numId w:val="15"/>
        </w:numPr>
        <w:spacing w:after="240"/>
        <w:jc w:val="both"/>
        <w:rPr>
          <w:rFonts w:ascii="Times New Roman" w:hAnsi="Times New Roman" w:cs="Times New Roman"/>
          <w:sz w:val="26"/>
          <w:szCs w:val="26"/>
        </w:rPr>
      </w:pPr>
      <w:r w:rsidRPr="005703C2">
        <w:rPr>
          <w:rFonts w:ascii="Times New Roman" w:hAnsi="Times New Roman" w:cs="Times New Roman"/>
          <w:sz w:val="26"/>
          <w:szCs w:val="26"/>
          <w:lang w:val="id-ID"/>
        </w:rPr>
        <w:t>account[0] id</w:t>
      </w:r>
    </w:p>
    <w:p w14:paraId="7FC169A2" w14:textId="77777777" w:rsidR="005703C2" w:rsidRPr="005703C2" w:rsidRDefault="005703C2" w:rsidP="00A259FD">
      <w:pPr>
        <w:pStyle w:val="ListParagraph"/>
        <w:numPr>
          <w:ilvl w:val="0"/>
          <w:numId w:val="15"/>
        </w:numPr>
        <w:spacing w:after="240"/>
        <w:jc w:val="both"/>
        <w:rPr>
          <w:rFonts w:ascii="Times New Roman" w:hAnsi="Times New Roman" w:cs="Times New Roman"/>
          <w:sz w:val="26"/>
          <w:szCs w:val="26"/>
        </w:rPr>
      </w:pPr>
      <w:r w:rsidRPr="005703C2">
        <w:rPr>
          <w:rFonts w:ascii="Times New Roman" w:hAnsi="Times New Roman" w:cs="Times New Roman"/>
          <w:sz w:val="26"/>
          <w:szCs w:val="26"/>
          <w:lang w:val="id-ID"/>
        </w:rPr>
        <w:t>account[1] name</w:t>
      </w:r>
    </w:p>
    <w:p w14:paraId="39FE6B28" w14:textId="77777777" w:rsidR="005703C2" w:rsidRPr="005703C2" w:rsidRDefault="005703C2" w:rsidP="00A259FD">
      <w:pPr>
        <w:pStyle w:val="ListParagraph"/>
        <w:numPr>
          <w:ilvl w:val="0"/>
          <w:numId w:val="15"/>
        </w:numPr>
        <w:spacing w:after="240"/>
        <w:jc w:val="both"/>
        <w:rPr>
          <w:rFonts w:ascii="Times New Roman" w:hAnsi="Times New Roman" w:cs="Times New Roman"/>
          <w:sz w:val="26"/>
          <w:szCs w:val="26"/>
        </w:rPr>
      </w:pPr>
      <w:r w:rsidRPr="005703C2">
        <w:rPr>
          <w:rFonts w:ascii="Times New Roman" w:hAnsi="Times New Roman" w:cs="Times New Roman"/>
          <w:sz w:val="26"/>
          <w:szCs w:val="26"/>
          <w:lang w:val="id-ID"/>
        </w:rPr>
        <w:t>account[2] password</w:t>
      </w:r>
    </w:p>
    <w:p w14:paraId="7061A862" w14:textId="77777777" w:rsidR="005703C2" w:rsidRPr="005703C2" w:rsidRDefault="005703C2" w:rsidP="00A259FD">
      <w:pPr>
        <w:pStyle w:val="ListParagraph"/>
        <w:numPr>
          <w:ilvl w:val="0"/>
          <w:numId w:val="15"/>
        </w:numPr>
        <w:spacing w:after="240"/>
        <w:jc w:val="both"/>
        <w:rPr>
          <w:rFonts w:ascii="Times New Roman" w:hAnsi="Times New Roman" w:cs="Times New Roman"/>
          <w:sz w:val="26"/>
          <w:szCs w:val="26"/>
        </w:rPr>
      </w:pPr>
      <w:r w:rsidRPr="005703C2">
        <w:rPr>
          <w:rFonts w:ascii="Times New Roman" w:hAnsi="Times New Roman" w:cs="Times New Roman"/>
          <w:sz w:val="26"/>
          <w:szCs w:val="26"/>
          <w:lang w:val="id-ID"/>
        </w:rPr>
        <w:t>account[3] balance</w:t>
      </w:r>
    </w:p>
    <w:p w14:paraId="6D85A30C" w14:textId="77777777" w:rsidR="005703C2" w:rsidRPr="005703C2" w:rsidRDefault="005703C2" w:rsidP="00A259FD">
      <w:pPr>
        <w:numPr>
          <w:ilvl w:val="0"/>
          <w:numId w:val="15"/>
        </w:numPr>
        <w:spacing w:after="240"/>
        <w:jc w:val="both"/>
        <w:rPr>
          <w:rFonts w:ascii="Times New Roman" w:hAnsi="Times New Roman" w:cs="Times New Roman"/>
          <w:sz w:val="26"/>
          <w:szCs w:val="26"/>
        </w:rPr>
      </w:pPr>
      <w:r w:rsidRPr="005703C2">
        <w:rPr>
          <w:rFonts w:ascii="Times New Roman" w:hAnsi="Times New Roman" w:cs="Times New Roman"/>
          <w:sz w:val="26"/>
          <w:szCs w:val="26"/>
          <w:lang w:val="id-ID"/>
        </w:rPr>
        <w:t xml:space="preserve">In this method, this user is provided with 6 options where user can perform one option at a time. </w:t>
      </w:r>
    </w:p>
    <w:p w14:paraId="3ACCEF7B" w14:textId="77777777" w:rsidR="005703C2" w:rsidRPr="005703C2" w:rsidRDefault="005703C2" w:rsidP="00A259FD">
      <w:pPr>
        <w:pStyle w:val="ListParagraph"/>
        <w:numPr>
          <w:ilvl w:val="0"/>
          <w:numId w:val="15"/>
        </w:numPr>
        <w:spacing w:after="240"/>
        <w:jc w:val="both"/>
        <w:rPr>
          <w:rFonts w:ascii="Times New Roman" w:hAnsi="Times New Roman" w:cs="Times New Roman"/>
          <w:sz w:val="26"/>
          <w:szCs w:val="26"/>
        </w:rPr>
      </w:pPr>
      <w:r w:rsidRPr="005703C2">
        <w:rPr>
          <w:rFonts w:ascii="Times New Roman" w:hAnsi="Times New Roman" w:cs="Times New Roman"/>
          <w:sz w:val="26"/>
          <w:szCs w:val="26"/>
          <w:lang w:val="id-ID"/>
        </w:rPr>
        <w:t>Option 1 – Show info – prints the details of the account such as id, name and balance</w:t>
      </w:r>
    </w:p>
    <w:p w14:paraId="630C1FB7" w14:textId="77777777" w:rsidR="005703C2" w:rsidRPr="005703C2" w:rsidRDefault="005703C2" w:rsidP="00A259FD">
      <w:pPr>
        <w:pStyle w:val="ListParagraph"/>
        <w:numPr>
          <w:ilvl w:val="0"/>
          <w:numId w:val="15"/>
        </w:numPr>
        <w:spacing w:after="240"/>
        <w:jc w:val="both"/>
        <w:rPr>
          <w:rFonts w:ascii="Times New Roman" w:hAnsi="Times New Roman" w:cs="Times New Roman"/>
          <w:sz w:val="26"/>
          <w:szCs w:val="26"/>
        </w:rPr>
      </w:pPr>
      <w:r w:rsidRPr="005703C2">
        <w:rPr>
          <w:rFonts w:ascii="Times New Roman" w:hAnsi="Times New Roman" w:cs="Times New Roman"/>
          <w:sz w:val="26"/>
          <w:szCs w:val="26"/>
          <w:lang w:val="id-ID"/>
        </w:rPr>
        <w:t>Option 2 – Show process history – invokes the show_history() method which is discussed in another module</w:t>
      </w:r>
    </w:p>
    <w:p w14:paraId="6329AE1C" w14:textId="77777777" w:rsidR="005703C2" w:rsidRPr="005703C2" w:rsidRDefault="005703C2" w:rsidP="00A259FD">
      <w:pPr>
        <w:pStyle w:val="ListParagraph"/>
        <w:numPr>
          <w:ilvl w:val="0"/>
          <w:numId w:val="15"/>
        </w:numPr>
        <w:spacing w:after="240"/>
        <w:jc w:val="both"/>
        <w:rPr>
          <w:rFonts w:ascii="Times New Roman" w:hAnsi="Times New Roman" w:cs="Times New Roman"/>
          <w:sz w:val="26"/>
          <w:szCs w:val="26"/>
        </w:rPr>
      </w:pPr>
      <w:r w:rsidRPr="005703C2">
        <w:rPr>
          <w:rFonts w:ascii="Times New Roman" w:hAnsi="Times New Roman" w:cs="Times New Roman"/>
          <w:sz w:val="26"/>
          <w:szCs w:val="26"/>
          <w:lang w:val="id-ID"/>
        </w:rPr>
        <w:t>Option 3 – Deposit – invokes the deposit() method</w:t>
      </w:r>
    </w:p>
    <w:p w14:paraId="510940F6" w14:textId="77777777" w:rsidR="005703C2" w:rsidRPr="005703C2" w:rsidRDefault="005703C2" w:rsidP="00A259FD">
      <w:pPr>
        <w:pStyle w:val="ListParagraph"/>
        <w:numPr>
          <w:ilvl w:val="0"/>
          <w:numId w:val="15"/>
        </w:numPr>
        <w:spacing w:after="240"/>
        <w:jc w:val="both"/>
        <w:rPr>
          <w:rFonts w:ascii="Times New Roman" w:hAnsi="Times New Roman" w:cs="Times New Roman"/>
          <w:sz w:val="26"/>
          <w:szCs w:val="26"/>
        </w:rPr>
      </w:pPr>
      <w:r w:rsidRPr="005703C2">
        <w:rPr>
          <w:rFonts w:ascii="Times New Roman" w:hAnsi="Times New Roman" w:cs="Times New Roman"/>
          <w:sz w:val="26"/>
          <w:szCs w:val="26"/>
          <w:lang w:val="id-ID"/>
        </w:rPr>
        <w:t>Option 4 – Withdraw – invokes the withdraw method</w:t>
      </w:r>
    </w:p>
    <w:p w14:paraId="6B0E0092" w14:textId="77777777" w:rsidR="005703C2" w:rsidRPr="005703C2" w:rsidRDefault="005703C2" w:rsidP="00A259FD">
      <w:pPr>
        <w:pStyle w:val="ListParagraph"/>
        <w:numPr>
          <w:ilvl w:val="0"/>
          <w:numId w:val="15"/>
        </w:numPr>
        <w:spacing w:after="240"/>
        <w:jc w:val="both"/>
        <w:rPr>
          <w:rFonts w:ascii="Times New Roman" w:hAnsi="Times New Roman" w:cs="Times New Roman"/>
          <w:sz w:val="26"/>
          <w:szCs w:val="26"/>
        </w:rPr>
      </w:pPr>
      <w:r w:rsidRPr="005703C2">
        <w:rPr>
          <w:rFonts w:ascii="Times New Roman" w:hAnsi="Times New Roman" w:cs="Times New Roman"/>
          <w:sz w:val="26"/>
          <w:szCs w:val="26"/>
          <w:lang w:val="id-ID"/>
        </w:rPr>
        <w:t>Option 5 – Change Password – invokes the change_password() method</w:t>
      </w:r>
    </w:p>
    <w:p w14:paraId="1338CDC3" w14:textId="77777777" w:rsidR="005703C2" w:rsidRPr="00953D2E" w:rsidRDefault="005703C2" w:rsidP="00A259FD">
      <w:pPr>
        <w:pStyle w:val="ListParagraph"/>
        <w:numPr>
          <w:ilvl w:val="0"/>
          <w:numId w:val="15"/>
        </w:numPr>
        <w:spacing w:after="240"/>
        <w:jc w:val="both"/>
        <w:rPr>
          <w:rFonts w:ascii="Times New Roman" w:hAnsi="Times New Roman" w:cs="Times New Roman"/>
          <w:sz w:val="26"/>
          <w:szCs w:val="26"/>
        </w:rPr>
      </w:pPr>
      <w:r w:rsidRPr="005703C2">
        <w:rPr>
          <w:rFonts w:ascii="Times New Roman" w:hAnsi="Times New Roman" w:cs="Times New Roman"/>
          <w:sz w:val="26"/>
          <w:szCs w:val="26"/>
          <w:lang w:val="id-ID"/>
        </w:rPr>
        <w:t>Option 6 – Logout – Returns to the main menu (menu 1) page</w:t>
      </w:r>
    </w:p>
    <w:p w14:paraId="053A7AE6" w14:textId="77777777" w:rsidR="00953D2E" w:rsidRDefault="00953D2E" w:rsidP="00953D2E">
      <w:pPr>
        <w:spacing w:after="240"/>
        <w:jc w:val="both"/>
        <w:rPr>
          <w:rFonts w:ascii="Times New Roman" w:hAnsi="Times New Roman" w:cs="Times New Roman"/>
          <w:sz w:val="26"/>
          <w:szCs w:val="26"/>
        </w:rPr>
      </w:pPr>
    </w:p>
    <w:p w14:paraId="2F8980DA" w14:textId="77777777" w:rsidR="00953D2E" w:rsidRDefault="00953D2E" w:rsidP="00953D2E">
      <w:pPr>
        <w:spacing w:after="240"/>
        <w:jc w:val="both"/>
        <w:rPr>
          <w:rFonts w:ascii="Times New Roman" w:hAnsi="Times New Roman" w:cs="Times New Roman"/>
          <w:sz w:val="26"/>
          <w:szCs w:val="26"/>
        </w:rPr>
      </w:pPr>
    </w:p>
    <w:p w14:paraId="492106FB" w14:textId="77777777" w:rsidR="00953D2E" w:rsidRDefault="00953D2E" w:rsidP="00953D2E">
      <w:pPr>
        <w:spacing w:after="240"/>
        <w:jc w:val="both"/>
        <w:rPr>
          <w:rFonts w:ascii="Times New Roman" w:hAnsi="Times New Roman" w:cs="Times New Roman"/>
          <w:sz w:val="26"/>
          <w:szCs w:val="26"/>
        </w:rPr>
      </w:pPr>
    </w:p>
    <w:p w14:paraId="1315B895" w14:textId="77777777" w:rsidR="00953D2E" w:rsidRDefault="00953D2E" w:rsidP="00953D2E">
      <w:pPr>
        <w:spacing w:after="240"/>
        <w:jc w:val="both"/>
        <w:rPr>
          <w:rFonts w:ascii="Times New Roman" w:hAnsi="Times New Roman" w:cs="Times New Roman"/>
          <w:sz w:val="26"/>
          <w:szCs w:val="26"/>
        </w:rPr>
      </w:pPr>
    </w:p>
    <w:p w14:paraId="4356E719" w14:textId="77777777" w:rsidR="00953D2E" w:rsidRDefault="00953D2E" w:rsidP="00953D2E">
      <w:pPr>
        <w:spacing w:after="240"/>
        <w:jc w:val="both"/>
        <w:rPr>
          <w:rFonts w:ascii="Times New Roman" w:hAnsi="Times New Roman" w:cs="Times New Roman"/>
          <w:sz w:val="26"/>
          <w:szCs w:val="26"/>
        </w:rPr>
      </w:pPr>
    </w:p>
    <w:p w14:paraId="77EC820B" w14:textId="77777777" w:rsidR="00953D2E" w:rsidRDefault="00953D2E" w:rsidP="00953D2E">
      <w:pPr>
        <w:spacing w:after="240"/>
        <w:jc w:val="both"/>
        <w:rPr>
          <w:rFonts w:ascii="Times New Roman" w:hAnsi="Times New Roman" w:cs="Times New Roman"/>
          <w:sz w:val="26"/>
          <w:szCs w:val="26"/>
        </w:rPr>
      </w:pPr>
    </w:p>
    <w:p w14:paraId="4745E9A4" w14:textId="77777777" w:rsidR="00953D2E" w:rsidRDefault="00953D2E" w:rsidP="00953D2E">
      <w:pPr>
        <w:spacing w:after="240"/>
        <w:jc w:val="both"/>
        <w:rPr>
          <w:rFonts w:ascii="Times New Roman" w:hAnsi="Times New Roman" w:cs="Times New Roman"/>
          <w:sz w:val="26"/>
          <w:szCs w:val="26"/>
        </w:rPr>
      </w:pPr>
    </w:p>
    <w:p w14:paraId="602105FA" w14:textId="77777777" w:rsidR="00953D2E" w:rsidRDefault="00953D2E" w:rsidP="00953D2E">
      <w:pPr>
        <w:spacing w:after="240"/>
        <w:jc w:val="both"/>
        <w:rPr>
          <w:rFonts w:ascii="Times New Roman" w:hAnsi="Times New Roman" w:cs="Times New Roman"/>
          <w:sz w:val="26"/>
          <w:szCs w:val="26"/>
        </w:rPr>
      </w:pPr>
    </w:p>
    <w:p w14:paraId="6DEF3A02" w14:textId="77777777" w:rsidR="00953D2E" w:rsidRDefault="00953D2E" w:rsidP="00953D2E">
      <w:pPr>
        <w:spacing w:after="240"/>
        <w:jc w:val="both"/>
        <w:rPr>
          <w:rFonts w:ascii="Times New Roman" w:hAnsi="Times New Roman" w:cs="Times New Roman"/>
          <w:sz w:val="26"/>
          <w:szCs w:val="26"/>
        </w:rPr>
      </w:pPr>
    </w:p>
    <w:p w14:paraId="0D91580A" w14:textId="77777777" w:rsidR="00953D2E" w:rsidRPr="00953D2E" w:rsidRDefault="00953D2E" w:rsidP="00953D2E">
      <w:pPr>
        <w:spacing w:after="240"/>
        <w:jc w:val="both"/>
        <w:rPr>
          <w:rFonts w:ascii="Times New Roman" w:hAnsi="Times New Roman" w:cs="Times New Roman"/>
          <w:sz w:val="26"/>
          <w:szCs w:val="26"/>
        </w:rPr>
      </w:pPr>
    </w:p>
    <w:p w14:paraId="1BEB2E1C" w14:textId="77777777" w:rsidR="005703C2" w:rsidRDefault="005703C2" w:rsidP="005703C2">
      <w:pPr>
        <w:spacing w:after="240"/>
        <w:jc w:val="both"/>
        <w:rPr>
          <w:rFonts w:ascii="Times New Roman" w:hAnsi="Times New Roman" w:cs="Times New Roman"/>
          <w:b/>
          <w:bCs/>
          <w:sz w:val="28"/>
          <w:szCs w:val="28"/>
        </w:rPr>
      </w:pPr>
      <w:r w:rsidRPr="005703C2">
        <w:rPr>
          <w:rFonts w:ascii="Times New Roman" w:hAnsi="Times New Roman" w:cs="Times New Roman"/>
          <w:b/>
          <w:bCs/>
          <w:sz w:val="28"/>
          <w:szCs w:val="28"/>
        </w:rPr>
        <w:lastRenderedPageBreak/>
        <w:t>3.2.8 READ FILE</w:t>
      </w:r>
    </w:p>
    <w:p w14:paraId="28549DAC" w14:textId="77777777" w:rsidR="005703C2" w:rsidRPr="00953D2E" w:rsidRDefault="005703C2" w:rsidP="00A259FD">
      <w:pPr>
        <w:pStyle w:val="ListParagraph"/>
        <w:numPr>
          <w:ilvl w:val="0"/>
          <w:numId w:val="16"/>
        </w:numPr>
        <w:spacing w:after="240"/>
        <w:jc w:val="both"/>
        <w:rPr>
          <w:rFonts w:ascii="Times New Roman" w:hAnsi="Times New Roman" w:cs="Times New Roman"/>
          <w:sz w:val="26"/>
          <w:szCs w:val="26"/>
        </w:rPr>
      </w:pPr>
      <w:r w:rsidRPr="005703C2">
        <w:rPr>
          <w:rFonts w:ascii="Times New Roman" w:hAnsi="Times New Roman" w:cs="Times New Roman"/>
          <w:sz w:val="26"/>
          <w:szCs w:val="26"/>
          <w:lang w:val="id-ID"/>
        </w:rPr>
        <w:t xml:space="preserve">This module contains the read_file method that takes in the user input and stores it in a file which can be reused lated when necessary </w:t>
      </w:r>
    </w:p>
    <w:p w14:paraId="51319D7C" w14:textId="77777777" w:rsidR="005703C2" w:rsidRPr="005703C2" w:rsidRDefault="005703C2" w:rsidP="00A259FD">
      <w:pPr>
        <w:pStyle w:val="ListParagraph"/>
        <w:numPr>
          <w:ilvl w:val="0"/>
          <w:numId w:val="16"/>
        </w:numPr>
        <w:spacing w:after="240"/>
        <w:jc w:val="both"/>
        <w:rPr>
          <w:rFonts w:ascii="Times New Roman" w:hAnsi="Times New Roman" w:cs="Times New Roman"/>
          <w:sz w:val="26"/>
          <w:szCs w:val="26"/>
        </w:rPr>
      </w:pPr>
      <w:r w:rsidRPr="005703C2">
        <w:rPr>
          <w:rFonts w:ascii="Times New Roman" w:hAnsi="Times New Roman" w:cs="Times New Roman"/>
          <w:sz w:val="26"/>
          <w:szCs w:val="26"/>
          <w:lang w:val="id-ID"/>
        </w:rPr>
        <w:t>This function appends the content of the file. i.e it does not overwrite the content of the new with new content, instead it just adds the new content as a part of the file with the existing content</w:t>
      </w:r>
    </w:p>
    <w:p w14:paraId="77737B41" w14:textId="77777777" w:rsidR="005703C2" w:rsidRPr="005703C2" w:rsidRDefault="005703C2" w:rsidP="005703C2">
      <w:pPr>
        <w:pStyle w:val="ListParagraph"/>
        <w:rPr>
          <w:rFonts w:ascii="Times New Roman" w:hAnsi="Times New Roman" w:cs="Times New Roman"/>
          <w:sz w:val="26"/>
          <w:szCs w:val="26"/>
        </w:rPr>
      </w:pPr>
    </w:p>
    <w:p w14:paraId="244C6B52" w14:textId="77777777" w:rsidR="005703C2" w:rsidRDefault="005703C2" w:rsidP="005703C2">
      <w:pPr>
        <w:pStyle w:val="ListParagraph"/>
        <w:spacing w:after="240"/>
        <w:ind w:left="1080"/>
        <w:jc w:val="both"/>
        <w:rPr>
          <w:rFonts w:ascii="Times New Roman" w:hAnsi="Times New Roman" w:cs="Times New Roman"/>
          <w:sz w:val="26"/>
          <w:szCs w:val="26"/>
        </w:rPr>
      </w:pPr>
      <w:r w:rsidRPr="005703C2">
        <w:rPr>
          <w:rFonts w:ascii="Times New Roman" w:hAnsi="Times New Roman" w:cs="Times New Roman"/>
          <w:noProof/>
          <w:sz w:val="26"/>
          <w:szCs w:val="26"/>
          <w:lang w:val="en-US"/>
        </w:rPr>
        <w:drawing>
          <wp:inline distT="0" distB="0" distL="0" distR="0" wp14:anchorId="07EE013F" wp14:editId="50B2882E">
            <wp:extent cx="4610100" cy="3398520"/>
            <wp:effectExtent l="19050" t="19050" r="19050" b="11430"/>
            <wp:docPr id="8" name="Picture 2" descr="Screenshot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Screenshot (15).png"/>
                    <pic:cNvPicPr>
                      <a:picLocks noChangeAspect="1"/>
                    </pic:cNvPicPr>
                  </pic:nvPicPr>
                  <pic:blipFill>
                    <a:blip r:embed="rId19"/>
                    <a:stretch>
                      <a:fillRect/>
                    </a:stretch>
                  </pic:blipFill>
                  <pic:spPr>
                    <a:xfrm>
                      <a:off x="0" y="0"/>
                      <a:ext cx="4610100" cy="3398520"/>
                    </a:xfrm>
                    <a:prstGeom prst="rect">
                      <a:avLst/>
                    </a:prstGeom>
                    <a:ln w="15875">
                      <a:solidFill>
                        <a:schemeClr val="tx1">
                          <a:alpha val="45000"/>
                        </a:schemeClr>
                      </a:solidFill>
                    </a:ln>
                  </pic:spPr>
                </pic:pic>
              </a:graphicData>
            </a:graphic>
          </wp:inline>
        </w:drawing>
      </w:r>
    </w:p>
    <w:p w14:paraId="22BDE243" w14:textId="77777777" w:rsidR="00953D2E" w:rsidRDefault="00953D2E" w:rsidP="005703C2">
      <w:pPr>
        <w:pStyle w:val="ListParagraph"/>
        <w:spacing w:after="240"/>
        <w:ind w:left="1080"/>
        <w:jc w:val="both"/>
        <w:rPr>
          <w:rFonts w:ascii="Times New Roman" w:hAnsi="Times New Roman" w:cs="Times New Roman"/>
          <w:sz w:val="26"/>
          <w:szCs w:val="26"/>
        </w:rPr>
      </w:pPr>
    </w:p>
    <w:p w14:paraId="699DE407" w14:textId="77777777" w:rsidR="00953D2E" w:rsidRDefault="00953D2E" w:rsidP="00953D2E">
      <w:pPr>
        <w:pStyle w:val="ListParagraph"/>
        <w:spacing w:after="240"/>
        <w:ind w:left="1080"/>
        <w:jc w:val="center"/>
        <w:rPr>
          <w:rFonts w:ascii="Times New Roman" w:hAnsi="Times New Roman" w:cs="Times New Roman"/>
          <w:sz w:val="26"/>
          <w:szCs w:val="26"/>
        </w:rPr>
      </w:pPr>
      <w:r>
        <w:rPr>
          <w:rFonts w:ascii="Times New Roman" w:hAnsi="Times New Roman" w:cs="Times New Roman"/>
          <w:sz w:val="26"/>
          <w:szCs w:val="26"/>
        </w:rPr>
        <w:t>Fig 3.2.8 Read File</w:t>
      </w:r>
    </w:p>
    <w:p w14:paraId="6941C984" w14:textId="77777777" w:rsidR="00953D2E" w:rsidRDefault="00953D2E" w:rsidP="00953D2E">
      <w:pPr>
        <w:pStyle w:val="ListParagraph"/>
        <w:spacing w:after="240"/>
        <w:ind w:left="1080"/>
        <w:rPr>
          <w:rFonts w:ascii="Times New Roman" w:hAnsi="Times New Roman" w:cs="Times New Roman"/>
          <w:sz w:val="26"/>
          <w:szCs w:val="26"/>
        </w:rPr>
      </w:pPr>
    </w:p>
    <w:p w14:paraId="1BDCB927" w14:textId="77777777" w:rsidR="00953D2E" w:rsidRPr="00953D2E" w:rsidRDefault="00953D2E" w:rsidP="00953D2E">
      <w:pPr>
        <w:pStyle w:val="ListParagraph"/>
        <w:spacing w:after="240"/>
        <w:ind w:left="1080"/>
        <w:rPr>
          <w:rFonts w:ascii="Times New Roman" w:hAnsi="Times New Roman" w:cs="Times New Roman"/>
          <w:sz w:val="26"/>
          <w:szCs w:val="26"/>
        </w:rPr>
      </w:pPr>
    </w:p>
    <w:p w14:paraId="7DB7CBBB" w14:textId="77777777" w:rsidR="00953D2E" w:rsidRDefault="00953D2E" w:rsidP="00953D2E">
      <w:pPr>
        <w:spacing w:after="240"/>
        <w:rPr>
          <w:rFonts w:ascii="Times New Roman" w:hAnsi="Times New Roman" w:cs="Times New Roman"/>
          <w:b/>
          <w:bCs/>
          <w:sz w:val="28"/>
          <w:szCs w:val="28"/>
          <w:lang w:val="id-ID"/>
        </w:rPr>
      </w:pPr>
      <w:r w:rsidRPr="00953D2E">
        <w:rPr>
          <w:rFonts w:ascii="Times New Roman" w:hAnsi="Times New Roman" w:cs="Times New Roman"/>
          <w:b/>
          <w:bCs/>
          <w:sz w:val="28"/>
          <w:szCs w:val="28"/>
        </w:rPr>
        <w:t xml:space="preserve">3.2.8 </w:t>
      </w:r>
      <w:r w:rsidRPr="00953D2E">
        <w:rPr>
          <w:rFonts w:ascii="Times New Roman" w:hAnsi="Times New Roman" w:cs="Times New Roman"/>
          <w:b/>
          <w:bCs/>
          <w:sz w:val="28"/>
          <w:szCs w:val="28"/>
          <w:lang w:val="id-ID"/>
        </w:rPr>
        <w:t>SHOW HISTORY</w:t>
      </w:r>
    </w:p>
    <w:p w14:paraId="0F0FB87A" w14:textId="77777777" w:rsidR="00953D2E" w:rsidRPr="00953D2E" w:rsidRDefault="00953D2E" w:rsidP="00A259FD">
      <w:pPr>
        <w:pStyle w:val="ListParagraph"/>
        <w:numPr>
          <w:ilvl w:val="0"/>
          <w:numId w:val="17"/>
        </w:numPr>
        <w:spacing w:after="240"/>
        <w:jc w:val="both"/>
        <w:rPr>
          <w:rFonts w:ascii="Times New Roman" w:hAnsi="Times New Roman" w:cs="Times New Roman"/>
          <w:sz w:val="28"/>
          <w:szCs w:val="28"/>
        </w:rPr>
      </w:pPr>
      <w:r w:rsidRPr="00953D2E">
        <w:rPr>
          <w:rFonts w:ascii="Times New Roman" w:hAnsi="Times New Roman" w:cs="Times New Roman"/>
          <w:sz w:val="28"/>
          <w:szCs w:val="28"/>
          <w:lang w:val="id-ID"/>
        </w:rPr>
        <w:t>This module is used to display the previous transactions of the user</w:t>
      </w:r>
    </w:p>
    <w:p w14:paraId="6924D764" w14:textId="77777777" w:rsidR="00953D2E" w:rsidRPr="00953D2E" w:rsidRDefault="00953D2E" w:rsidP="00A259FD">
      <w:pPr>
        <w:pStyle w:val="ListParagraph"/>
        <w:numPr>
          <w:ilvl w:val="0"/>
          <w:numId w:val="17"/>
        </w:numPr>
        <w:spacing w:after="240"/>
        <w:jc w:val="both"/>
        <w:rPr>
          <w:rFonts w:ascii="Times New Roman" w:hAnsi="Times New Roman" w:cs="Times New Roman"/>
          <w:sz w:val="28"/>
          <w:szCs w:val="28"/>
        </w:rPr>
      </w:pPr>
      <w:r w:rsidRPr="00953D2E">
        <w:rPr>
          <w:rFonts w:ascii="Times New Roman" w:hAnsi="Times New Roman" w:cs="Times New Roman"/>
          <w:sz w:val="28"/>
          <w:szCs w:val="28"/>
          <w:lang w:val="id-ID"/>
        </w:rPr>
        <w:t>This module is implemented in the menu 2 module as one of its functionalities</w:t>
      </w:r>
    </w:p>
    <w:p w14:paraId="45680493" w14:textId="77777777" w:rsidR="00953D2E" w:rsidRPr="00953D2E" w:rsidRDefault="00953D2E" w:rsidP="00A259FD">
      <w:pPr>
        <w:pStyle w:val="ListParagraph"/>
        <w:numPr>
          <w:ilvl w:val="0"/>
          <w:numId w:val="17"/>
        </w:numPr>
        <w:spacing w:after="240"/>
        <w:jc w:val="both"/>
        <w:rPr>
          <w:rFonts w:ascii="Times New Roman" w:hAnsi="Times New Roman" w:cs="Times New Roman"/>
          <w:sz w:val="28"/>
          <w:szCs w:val="28"/>
        </w:rPr>
      </w:pPr>
      <w:r w:rsidRPr="00953D2E">
        <w:rPr>
          <w:rFonts w:ascii="Times New Roman" w:hAnsi="Times New Roman" w:cs="Times New Roman"/>
          <w:sz w:val="28"/>
          <w:szCs w:val="28"/>
          <w:lang w:val="id-ID"/>
        </w:rPr>
        <w:t>This module also invokes the read_file module to display the previous records performed by the user</w:t>
      </w:r>
    </w:p>
    <w:p w14:paraId="42844ECC" w14:textId="77777777" w:rsidR="00953D2E" w:rsidRPr="00953D2E" w:rsidRDefault="00953D2E" w:rsidP="00953D2E">
      <w:pPr>
        <w:spacing w:after="240"/>
        <w:rPr>
          <w:b/>
          <w:bCs/>
          <w:sz w:val="28"/>
          <w:szCs w:val="28"/>
        </w:rPr>
      </w:pPr>
    </w:p>
    <w:p w14:paraId="68CFC851" w14:textId="77777777" w:rsidR="00953D2E" w:rsidRDefault="00953D2E" w:rsidP="00953D2E">
      <w:pPr>
        <w:pStyle w:val="ListParagraph"/>
        <w:spacing w:after="240"/>
        <w:ind w:left="1080"/>
        <w:rPr>
          <w:rFonts w:ascii="Times New Roman" w:hAnsi="Times New Roman" w:cs="Times New Roman"/>
          <w:sz w:val="26"/>
          <w:szCs w:val="26"/>
        </w:rPr>
      </w:pPr>
    </w:p>
    <w:p w14:paraId="0644ADF6" w14:textId="77777777" w:rsidR="00953D2E" w:rsidRDefault="00953D2E" w:rsidP="00953D2E">
      <w:pPr>
        <w:spacing w:after="240"/>
        <w:rPr>
          <w:rFonts w:ascii="Times New Roman" w:hAnsi="Times New Roman" w:cs="Times New Roman"/>
          <w:sz w:val="26"/>
          <w:szCs w:val="26"/>
        </w:rPr>
      </w:pPr>
      <w:r w:rsidRPr="00953D2E">
        <w:rPr>
          <w:rFonts w:ascii="Times New Roman" w:hAnsi="Times New Roman" w:cs="Times New Roman"/>
          <w:noProof/>
          <w:sz w:val="26"/>
          <w:szCs w:val="26"/>
          <w:lang w:val="en-US"/>
        </w:rPr>
        <w:drawing>
          <wp:inline distT="0" distB="0" distL="0" distR="0" wp14:anchorId="6C1F32B0" wp14:editId="03E86BF3">
            <wp:extent cx="5097145" cy="4377690"/>
            <wp:effectExtent l="19050" t="19050" r="27305" b="22860"/>
            <wp:docPr id="9" name="Picture 2" descr="Screenshot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Screenshot (16).png"/>
                    <pic:cNvPicPr>
                      <a:picLocks noChangeAspect="1"/>
                    </pic:cNvPicPr>
                  </pic:nvPicPr>
                  <pic:blipFill>
                    <a:blip r:embed="rId20"/>
                    <a:stretch>
                      <a:fillRect/>
                    </a:stretch>
                  </pic:blipFill>
                  <pic:spPr>
                    <a:xfrm>
                      <a:off x="0" y="0"/>
                      <a:ext cx="5100924" cy="4380935"/>
                    </a:xfrm>
                    <a:prstGeom prst="rect">
                      <a:avLst/>
                    </a:prstGeom>
                    <a:ln w="15875">
                      <a:solidFill>
                        <a:schemeClr val="tx1">
                          <a:alpha val="45000"/>
                        </a:schemeClr>
                      </a:solidFill>
                    </a:ln>
                  </pic:spPr>
                </pic:pic>
              </a:graphicData>
            </a:graphic>
          </wp:inline>
        </w:drawing>
      </w:r>
    </w:p>
    <w:p w14:paraId="13D26460" w14:textId="77777777" w:rsidR="00953D2E" w:rsidRPr="00953D2E" w:rsidRDefault="00953D2E" w:rsidP="00953D2E">
      <w:pPr>
        <w:spacing w:after="240"/>
        <w:jc w:val="center"/>
        <w:rPr>
          <w:rFonts w:ascii="Times New Roman" w:hAnsi="Times New Roman" w:cs="Times New Roman"/>
          <w:sz w:val="26"/>
          <w:szCs w:val="26"/>
        </w:rPr>
      </w:pPr>
      <w:r>
        <w:rPr>
          <w:rFonts w:ascii="Times New Roman" w:hAnsi="Times New Roman" w:cs="Times New Roman"/>
          <w:sz w:val="26"/>
          <w:szCs w:val="26"/>
        </w:rPr>
        <w:t>Fig 3.2.8 Show History</w:t>
      </w:r>
    </w:p>
    <w:p w14:paraId="09617E96" w14:textId="77777777" w:rsidR="00953D2E" w:rsidRPr="00953D2E" w:rsidRDefault="00953D2E" w:rsidP="00A259FD">
      <w:pPr>
        <w:numPr>
          <w:ilvl w:val="0"/>
          <w:numId w:val="18"/>
        </w:numPr>
        <w:spacing w:after="240"/>
        <w:jc w:val="both"/>
        <w:rPr>
          <w:rFonts w:ascii="Times New Roman" w:hAnsi="Times New Roman" w:cs="Times New Roman"/>
          <w:sz w:val="26"/>
          <w:szCs w:val="26"/>
        </w:rPr>
      </w:pPr>
      <w:r w:rsidRPr="00953D2E">
        <w:rPr>
          <w:rFonts w:ascii="Times New Roman" w:hAnsi="Times New Roman" w:cs="Times New Roman"/>
          <w:sz w:val="26"/>
          <w:szCs w:val="26"/>
          <w:lang w:val="id-ID"/>
        </w:rPr>
        <w:t>The print_process() method prints the the date, process id, before process and after process details. Id_list is the list that contains the following details</w:t>
      </w:r>
    </w:p>
    <w:p w14:paraId="7C41ED72" w14:textId="77777777" w:rsidR="00953D2E" w:rsidRPr="00953D2E" w:rsidRDefault="00953D2E" w:rsidP="00A259FD">
      <w:pPr>
        <w:pStyle w:val="ListParagraph"/>
        <w:numPr>
          <w:ilvl w:val="2"/>
          <w:numId w:val="18"/>
        </w:numPr>
        <w:spacing w:after="240"/>
        <w:jc w:val="both"/>
        <w:rPr>
          <w:rFonts w:ascii="Times New Roman" w:hAnsi="Times New Roman" w:cs="Times New Roman"/>
          <w:sz w:val="26"/>
          <w:szCs w:val="26"/>
        </w:rPr>
      </w:pPr>
      <w:proofErr w:type="spellStart"/>
      <w:r w:rsidRPr="00953D2E">
        <w:rPr>
          <w:rFonts w:ascii="Times New Roman" w:hAnsi="Times New Roman" w:cs="Times New Roman"/>
          <w:sz w:val="26"/>
          <w:szCs w:val="26"/>
        </w:rPr>
        <w:t>i</w:t>
      </w:r>
      <w:r w:rsidRPr="00953D2E">
        <w:rPr>
          <w:rFonts w:ascii="Times New Roman" w:hAnsi="Times New Roman" w:cs="Times New Roman"/>
          <w:sz w:val="26"/>
          <w:szCs w:val="26"/>
          <w:lang w:val="en-US"/>
        </w:rPr>
        <w:t>d_list</w:t>
      </w:r>
      <w:proofErr w:type="spellEnd"/>
      <w:r w:rsidRPr="00953D2E">
        <w:rPr>
          <w:rFonts w:ascii="Times New Roman" w:hAnsi="Times New Roman" w:cs="Times New Roman"/>
          <w:sz w:val="26"/>
          <w:szCs w:val="26"/>
          <w:lang w:val="en-US"/>
        </w:rPr>
        <w:t xml:space="preserve">[line][0]    </w:t>
      </w:r>
      <w:proofErr w:type="spellStart"/>
      <w:r w:rsidRPr="00953D2E">
        <w:rPr>
          <w:rFonts w:ascii="Times New Roman" w:hAnsi="Times New Roman" w:cs="Times New Roman"/>
          <w:sz w:val="26"/>
          <w:szCs w:val="26"/>
          <w:lang w:val="en-US"/>
        </w:rPr>
        <w:t>process_id</w:t>
      </w:r>
      <w:proofErr w:type="spellEnd"/>
    </w:p>
    <w:p w14:paraId="083F2E05" w14:textId="77777777" w:rsidR="00953D2E" w:rsidRPr="00953D2E" w:rsidRDefault="00953D2E" w:rsidP="00A259FD">
      <w:pPr>
        <w:pStyle w:val="ListParagraph"/>
        <w:numPr>
          <w:ilvl w:val="2"/>
          <w:numId w:val="18"/>
        </w:numPr>
        <w:spacing w:after="240"/>
        <w:jc w:val="both"/>
        <w:rPr>
          <w:rFonts w:ascii="Times New Roman" w:hAnsi="Times New Roman" w:cs="Times New Roman"/>
          <w:sz w:val="26"/>
          <w:szCs w:val="26"/>
        </w:rPr>
      </w:pPr>
      <w:proofErr w:type="spellStart"/>
      <w:r w:rsidRPr="00953D2E">
        <w:rPr>
          <w:rFonts w:ascii="Times New Roman" w:hAnsi="Times New Roman" w:cs="Times New Roman"/>
          <w:sz w:val="26"/>
          <w:szCs w:val="26"/>
          <w:lang w:val="en-US"/>
        </w:rPr>
        <w:t>id_list</w:t>
      </w:r>
      <w:proofErr w:type="spellEnd"/>
      <w:r w:rsidRPr="00953D2E">
        <w:rPr>
          <w:rFonts w:ascii="Times New Roman" w:hAnsi="Times New Roman" w:cs="Times New Roman"/>
          <w:sz w:val="26"/>
          <w:szCs w:val="26"/>
          <w:lang w:val="en-US"/>
        </w:rPr>
        <w:t xml:space="preserve">[line][1]    </w:t>
      </w:r>
      <w:proofErr w:type="spellStart"/>
      <w:r w:rsidRPr="00953D2E">
        <w:rPr>
          <w:rFonts w:ascii="Times New Roman" w:hAnsi="Times New Roman" w:cs="Times New Roman"/>
          <w:sz w:val="26"/>
          <w:szCs w:val="26"/>
          <w:lang w:val="en-US"/>
        </w:rPr>
        <w:t>process_type</w:t>
      </w:r>
      <w:proofErr w:type="spellEnd"/>
    </w:p>
    <w:p w14:paraId="7AD5362D" w14:textId="77777777" w:rsidR="00953D2E" w:rsidRPr="00953D2E" w:rsidRDefault="00953D2E" w:rsidP="00A259FD">
      <w:pPr>
        <w:pStyle w:val="ListParagraph"/>
        <w:numPr>
          <w:ilvl w:val="2"/>
          <w:numId w:val="18"/>
        </w:numPr>
        <w:spacing w:after="240"/>
        <w:jc w:val="both"/>
        <w:rPr>
          <w:rFonts w:ascii="Times New Roman" w:hAnsi="Times New Roman" w:cs="Times New Roman"/>
          <w:sz w:val="26"/>
          <w:szCs w:val="26"/>
        </w:rPr>
      </w:pPr>
      <w:proofErr w:type="spellStart"/>
      <w:r w:rsidRPr="00953D2E">
        <w:rPr>
          <w:rFonts w:ascii="Times New Roman" w:hAnsi="Times New Roman" w:cs="Times New Roman"/>
          <w:sz w:val="26"/>
          <w:szCs w:val="26"/>
          <w:lang w:val="en-US"/>
        </w:rPr>
        <w:t>id_list</w:t>
      </w:r>
      <w:proofErr w:type="spellEnd"/>
      <w:r w:rsidRPr="00953D2E">
        <w:rPr>
          <w:rFonts w:ascii="Times New Roman" w:hAnsi="Times New Roman" w:cs="Times New Roman"/>
          <w:sz w:val="26"/>
          <w:szCs w:val="26"/>
          <w:lang w:val="en-US"/>
        </w:rPr>
        <w:t>[line</w:t>
      </w:r>
      <w:proofErr w:type="gramStart"/>
      <w:r w:rsidRPr="00953D2E">
        <w:rPr>
          <w:rFonts w:ascii="Times New Roman" w:hAnsi="Times New Roman" w:cs="Times New Roman"/>
          <w:sz w:val="26"/>
          <w:szCs w:val="26"/>
          <w:lang w:val="en-US"/>
        </w:rPr>
        <w:t>][</w:t>
      </w:r>
      <w:proofErr w:type="gramEnd"/>
      <w:r w:rsidRPr="00953D2E">
        <w:rPr>
          <w:rFonts w:ascii="Times New Roman" w:hAnsi="Times New Roman" w:cs="Times New Roman"/>
          <w:sz w:val="26"/>
          <w:szCs w:val="26"/>
          <w:lang w:val="en-US"/>
        </w:rPr>
        <w:t xml:space="preserve">2:6]  </w:t>
      </w:r>
      <w:proofErr w:type="spellStart"/>
      <w:r w:rsidRPr="00953D2E">
        <w:rPr>
          <w:rFonts w:ascii="Times New Roman" w:hAnsi="Times New Roman" w:cs="Times New Roman"/>
          <w:sz w:val="26"/>
          <w:szCs w:val="26"/>
          <w:lang w:val="en-US"/>
        </w:rPr>
        <w:t>process_date</w:t>
      </w:r>
      <w:proofErr w:type="spellEnd"/>
    </w:p>
    <w:p w14:paraId="608C5DAC" w14:textId="77777777" w:rsidR="00953D2E" w:rsidRPr="00953D2E" w:rsidRDefault="00953D2E" w:rsidP="00A259FD">
      <w:pPr>
        <w:pStyle w:val="ListParagraph"/>
        <w:numPr>
          <w:ilvl w:val="2"/>
          <w:numId w:val="18"/>
        </w:numPr>
        <w:spacing w:after="240"/>
        <w:jc w:val="both"/>
        <w:rPr>
          <w:rFonts w:ascii="Times New Roman" w:hAnsi="Times New Roman" w:cs="Times New Roman"/>
          <w:sz w:val="26"/>
          <w:szCs w:val="26"/>
        </w:rPr>
      </w:pPr>
      <w:proofErr w:type="spellStart"/>
      <w:r w:rsidRPr="00953D2E">
        <w:rPr>
          <w:rFonts w:ascii="Times New Roman" w:hAnsi="Times New Roman" w:cs="Times New Roman"/>
          <w:sz w:val="26"/>
          <w:szCs w:val="26"/>
          <w:lang w:val="en-US"/>
        </w:rPr>
        <w:t>id_list</w:t>
      </w:r>
      <w:proofErr w:type="spellEnd"/>
      <w:r w:rsidRPr="00953D2E">
        <w:rPr>
          <w:rFonts w:ascii="Times New Roman" w:hAnsi="Times New Roman" w:cs="Times New Roman"/>
          <w:sz w:val="26"/>
          <w:szCs w:val="26"/>
          <w:lang w:val="en-US"/>
        </w:rPr>
        <w:t xml:space="preserve">[line][7]    </w:t>
      </w:r>
      <w:proofErr w:type="spellStart"/>
      <w:r w:rsidRPr="00953D2E">
        <w:rPr>
          <w:rFonts w:ascii="Times New Roman" w:hAnsi="Times New Roman" w:cs="Times New Roman"/>
          <w:sz w:val="26"/>
          <w:szCs w:val="26"/>
          <w:lang w:val="en-US"/>
        </w:rPr>
        <w:t>before_process</w:t>
      </w:r>
      <w:proofErr w:type="spellEnd"/>
    </w:p>
    <w:p w14:paraId="03F27D1C" w14:textId="77777777" w:rsidR="00953D2E" w:rsidRPr="00953D2E" w:rsidRDefault="00953D2E" w:rsidP="00A259FD">
      <w:pPr>
        <w:pStyle w:val="ListParagraph"/>
        <w:numPr>
          <w:ilvl w:val="2"/>
          <w:numId w:val="18"/>
        </w:numPr>
        <w:spacing w:after="240"/>
        <w:jc w:val="both"/>
        <w:rPr>
          <w:rFonts w:ascii="Times New Roman" w:hAnsi="Times New Roman" w:cs="Times New Roman"/>
          <w:sz w:val="26"/>
          <w:szCs w:val="26"/>
        </w:rPr>
      </w:pPr>
      <w:proofErr w:type="spellStart"/>
      <w:r w:rsidRPr="00953D2E">
        <w:rPr>
          <w:rFonts w:ascii="Times New Roman" w:hAnsi="Times New Roman" w:cs="Times New Roman"/>
          <w:sz w:val="26"/>
          <w:szCs w:val="26"/>
          <w:lang w:val="en-US"/>
        </w:rPr>
        <w:t>id_list</w:t>
      </w:r>
      <w:proofErr w:type="spellEnd"/>
      <w:r w:rsidRPr="00953D2E">
        <w:rPr>
          <w:rFonts w:ascii="Times New Roman" w:hAnsi="Times New Roman" w:cs="Times New Roman"/>
          <w:sz w:val="26"/>
          <w:szCs w:val="26"/>
          <w:lang w:val="en-US"/>
        </w:rPr>
        <w:t xml:space="preserve">[line][8]    </w:t>
      </w:r>
      <w:proofErr w:type="spellStart"/>
      <w:r w:rsidRPr="00953D2E">
        <w:rPr>
          <w:rFonts w:ascii="Times New Roman" w:hAnsi="Times New Roman" w:cs="Times New Roman"/>
          <w:sz w:val="26"/>
          <w:szCs w:val="26"/>
          <w:lang w:val="en-US"/>
        </w:rPr>
        <w:t>after_process</w:t>
      </w:r>
      <w:proofErr w:type="spellEnd"/>
    </w:p>
    <w:p w14:paraId="08B644B0" w14:textId="77777777" w:rsidR="00953D2E" w:rsidRPr="00953D2E" w:rsidRDefault="00953D2E" w:rsidP="00A259FD">
      <w:pPr>
        <w:numPr>
          <w:ilvl w:val="0"/>
          <w:numId w:val="18"/>
        </w:numPr>
        <w:spacing w:after="240"/>
        <w:jc w:val="both"/>
        <w:rPr>
          <w:rFonts w:ascii="Times New Roman" w:hAnsi="Times New Roman" w:cs="Times New Roman"/>
          <w:sz w:val="26"/>
          <w:szCs w:val="26"/>
        </w:rPr>
      </w:pPr>
      <w:r w:rsidRPr="00953D2E">
        <w:rPr>
          <w:rFonts w:ascii="Times New Roman" w:hAnsi="Times New Roman" w:cs="Times New Roman"/>
          <w:sz w:val="26"/>
          <w:szCs w:val="26"/>
          <w:lang w:val="id-ID"/>
        </w:rPr>
        <w:t>The show_history() method also provides the user with different functionalities to perform</w:t>
      </w:r>
    </w:p>
    <w:p w14:paraId="5375B92D" w14:textId="77777777" w:rsidR="00953D2E" w:rsidRPr="00953D2E" w:rsidRDefault="00953D2E" w:rsidP="00A259FD">
      <w:pPr>
        <w:pStyle w:val="ListParagraph"/>
        <w:numPr>
          <w:ilvl w:val="0"/>
          <w:numId w:val="18"/>
        </w:numPr>
        <w:spacing w:after="240"/>
        <w:jc w:val="both"/>
        <w:rPr>
          <w:rFonts w:ascii="Times New Roman" w:hAnsi="Times New Roman" w:cs="Times New Roman"/>
          <w:sz w:val="26"/>
          <w:szCs w:val="26"/>
        </w:rPr>
      </w:pPr>
      <w:r w:rsidRPr="00953D2E">
        <w:rPr>
          <w:rFonts w:ascii="Times New Roman" w:hAnsi="Times New Roman" w:cs="Times New Roman"/>
          <w:sz w:val="26"/>
          <w:szCs w:val="26"/>
          <w:lang w:val="id-ID"/>
        </w:rPr>
        <w:t>Option 1 – Show Deposit Process – Shows the deposit process by invoking the print_process() method</w:t>
      </w:r>
    </w:p>
    <w:p w14:paraId="664DD7C0" w14:textId="77777777" w:rsidR="00953D2E" w:rsidRPr="00953D2E" w:rsidRDefault="00953D2E" w:rsidP="00A259FD">
      <w:pPr>
        <w:pStyle w:val="ListParagraph"/>
        <w:numPr>
          <w:ilvl w:val="0"/>
          <w:numId w:val="18"/>
        </w:numPr>
        <w:spacing w:after="240"/>
        <w:jc w:val="both"/>
        <w:rPr>
          <w:rFonts w:ascii="Times New Roman" w:hAnsi="Times New Roman" w:cs="Times New Roman"/>
          <w:sz w:val="26"/>
          <w:szCs w:val="26"/>
        </w:rPr>
      </w:pPr>
      <w:r w:rsidRPr="00953D2E">
        <w:rPr>
          <w:rFonts w:ascii="Times New Roman" w:hAnsi="Times New Roman" w:cs="Times New Roman"/>
          <w:sz w:val="26"/>
          <w:szCs w:val="26"/>
          <w:lang w:val="id-ID"/>
        </w:rPr>
        <w:lastRenderedPageBreak/>
        <w:t>Option 2 – Show Withdraw Process – Shows the withdraw process by invoking the print_process() method</w:t>
      </w:r>
    </w:p>
    <w:p w14:paraId="535AC9E0" w14:textId="77777777" w:rsidR="00953D2E" w:rsidRPr="00953D2E" w:rsidRDefault="00953D2E" w:rsidP="00A259FD">
      <w:pPr>
        <w:pStyle w:val="ListParagraph"/>
        <w:numPr>
          <w:ilvl w:val="0"/>
          <w:numId w:val="18"/>
        </w:numPr>
        <w:spacing w:after="240"/>
        <w:jc w:val="both"/>
        <w:rPr>
          <w:rFonts w:ascii="Times New Roman" w:hAnsi="Times New Roman" w:cs="Times New Roman"/>
          <w:sz w:val="26"/>
          <w:szCs w:val="26"/>
        </w:rPr>
      </w:pPr>
      <w:r w:rsidRPr="00953D2E">
        <w:rPr>
          <w:rFonts w:ascii="Times New Roman" w:hAnsi="Times New Roman" w:cs="Times New Roman"/>
          <w:sz w:val="26"/>
          <w:szCs w:val="26"/>
          <w:lang w:val="id-ID"/>
        </w:rPr>
        <w:t>Option 3 – Show Change Password Process – Shows the previous changed passwords</w:t>
      </w:r>
    </w:p>
    <w:p w14:paraId="5CFF6A25" w14:textId="77777777" w:rsidR="00953D2E" w:rsidRPr="00953D2E" w:rsidRDefault="00953D2E" w:rsidP="00A259FD">
      <w:pPr>
        <w:pStyle w:val="ListParagraph"/>
        <w:numPr>
          <w:ilvl w:val="0"/>
          <w:numId w:val="18"/>
        </w:numPr>
        <w:spacing w:after="240"/>
        <w:jc w:val="both"/>
        <w:rPr>
          <w:rFonts w:ascii="Times New Roman" w:hAnsi="Times New Roman" w:cs="Times New Roman"/>
          <w:sz w:val="26"/>
          <w:szCs w:val="26"/>
        </w:rPr>
      </w:pPr>
      <w:r w:rsidRPr="00953D2E">
        <w:rPr>
          <w:rFonts w:ascii="Times New Roman" w:hAnsi="Times New Roman" w:cs="Times New Roman"/>
          <w:sz w:val="26"/>
          <w:szCs w:val="26"/>
          <w:lang w:val="id-ID"/>
        </w:rPr>
        <w:t>Option 4 – Show all processes – Shows all of the above mentioned processes</w:t>
      </w:r>
    </w:p>
    <w:p w14:paraId="4D97EA21" w14:textId="77777777" w:rsidR="00953D2E" w:rsidRPr="00953D2E" w:rsidRDefault="00953D2E" w:rsidP="00A259FD">
      <w:pPr>
        <w:pStyle w:val="ListParagraph"/>
        <w:numPr>
          <w:ilvl w:val="0"/>
          <w:numId w:val="18"/>
        </w:numPr>
        <w:spacing w:after="240"/>
        <w:jc w:val="both"/>
        <w:rPr>
          <w:rFonts w:ascii="Times New Roman" w:hAnsi="Times New Roman" w:cs="Times New Roman"/>
          <w:sz w:val="26"/>
          <w:szCs w:val="26"/>
        </w:rPr>
      </w:pPr>
      <w:r w:rsidRPr="00953D2E">
        <w:rPr>
          <w:rFonts w:ascii="Times New Roman" w:hAnsi="Times New Roman" w:cs="Times New Roman"/>
          <w:sz w:val="26"/>
          <w:szCs w:val="26"/>
          <w:lang w:val="id-ID"/>
        </w:rPr>
        <w:t xml:space="preserve">Option 5 – Clear Process – Clears all the above processes </w:t>
      </w:r>
    </w:p>
    <w:p w14:paraId="57FDC1EA" w14:textId="77777777" w:rsidR="00953D2E" w:rsidRDefault="00953D2E" w:rsidP="00953D2E">
      <w:pPr>
        <w:spacing w:after="240"/>
        <w:jc w:val="both"/>
        <w:rPr>
          <w:rFonts w:ascii="Times New Roman" w:hAnsi="Times New Roman" w:cs="Times New Roman"/>
          <w:b/>
          <w:bCs/>
          <w:sz w:val="28"/>
          <w:szCs w:val="28"/>
        </w:rPr>
      </w:pPr>
      <w:r w:rsidRPr="00953D2E">
        <w:rPr>
          <w:rFonts w:ascii="Times New Roman" w:hAnsi="Times New Roman" w:cs="Times New Roman"/>
          <w:b/>
          <w:bCs/>
          <w:sz w:val="28"/>
          <w:szCs w:val="28"/>
        </w:rPr>
        <w:t>3.2.9 WITHDRAW</w:t>
      </w:r>
    </w:p>
    <w:p w14:paraId="3D050440" w14:textId="77777777" w:rsidR="00953D2E" w:rsidRPr="00953D2E" w:rsidRDefault="00953D2E" w:rsidP="00A259FD">
      <w:pPr>
        <w:pStyle w:val="ListParagraph"/>
        <w:numPr>
          <w:ilvl w:val="0"/>
          <w:numId w:val="19"/>
        </w:numPr>
        <w:spacing w:after="240"/>
        <w:jc w:val="both"/>
        <w:rPr>
          <w:rFonts w:ascii="Times New Roman" w:hAnsi="Times New Roman" w:cs="Times New Roman"/>
          <w:sz w:val="26"/>
          <w:szCs w:val="26"/>
        </w:rPr>
      </w:pPr>
      <w:r w:rsidRPr="00953D2E">
        <w:rPr>
          <w:rFonts w:ascii="Times New Roman" w:hAnsi="Times New Roman" w:cs="Times New Roman"/>
          <w:sz w:val="26"/>
          <w:szCs w:val="26"/>
          <w:lang w:val="id-ID"/>
        </w:rPr>
        <w:t>This module implements the withdrawal part of the system</w:t>
      </w:r>
    </w:p>
    <w:p w14:paraId="0480E7B7" w14:textId="77777777" w:rsidR="00953D2E" w:rsidRPr="00953D2E" w:rsidRDefault="00953D2E" w:rsidP="00A259FD">
      <w:pPr>
        <w:pStyle w:val="ListParagraph"/>
        <w:numPr>
          <w:ilvl w:val="0"/>
          <w:numId w:val="19"/>
        </w:numPr>
        <w:spacing w:after="240"/>
        <w:jc w:val="both"/>
        <w:rPr>
          <w:rFonts w:ascii="Times New Roman" w:hAnsi="Times New Roman" w:cs="Times New Roman"/>
          <w:sz w:val="26"/>
          <w:szCs w:val="26"/>
        </w:rPr>
      </w:pPr>
      <w:r w:rsidRPr="00953D2E">
        <w:rPr>
          <w:rFonts w:ascii="Times New Roman" w:hAnsi="Times New Roman" w:cs="Times New Roman"/>
          <w:sz w:val="26"/>
          <w:szCs w:val="26"/>
          <w:lang w:val="id-ID"/>
        </w:rPr>
        <w:t>This module also invokes the read_file module to read the existing data and withdraw the amount</w:t>
      </w:r>
    </w:p>
    <w:p w14:paraId="60461080" w14:textId="77777777" w:rsidR="00953D2E" w:rsidRPr="00953D2E" w:rsidRDefault="00953D2E" w:rsidP="00A259FD">
      <w:pPr>
        <w:pStyle w:val="ListParagraph"/>
        <w:numPr>
          <w:ilvl w:val="0"/>
          <w:numId w:val="19"/>
        </w:numPr>
        <w:spacing w:after="240"/>
        <w:jc w:val="both"/>
        <w:rPr>
          <w:rFonts w:ascii="Times New Roman" w:hAnsi="Times New Roman" w:cs="Times New Roman"/>
          <w:sz w:val="26"/>
          <w:szCs w:val="26"/>
        </w:rPr>
      </w:pPr>
      <w:r w:rsidRPr="00953D2E">
        <w:rPr>
          <w:rFonts w:ascii="Times New Roman" w:hAnsi="Times New Roman" w:cs="Times New Roman"/>
          <w:sz w:val="26"/>
          <w:szCs w:val="26"/>
          <w:lang w:val="id-ID"/>
        </w:rPr>
        <w:t>There is only one function defined in this module that is invoked in the menu 2 module of the system</w:t>
      </w:r>
    </w:p>
    <w:p w14:paraId="7AF3E11A" w14:textId="77777777" w:rsidR="00953D2E" w:rsidRDefault="00953D2E" w:rsidP="00953D2E">
      <w:pPr>
        <w:spacing w:after="240"/>
        <w:ind w:left="720"/>
        <w:jc w:val="both"/>
        <w:rPr>
          <w:rFonts w:ascii="Times New Roman" w:hAnsi="Times New Roman" w:cs="Times New Roman"/>
          <w:sz w:val="26"/>
          <w:szCs w:val="26"/>
        </w:rPr>
      </w:pPr>
      <w:r w:rsidRPr="00953D2E">
        <w:rPr>
          <w:rFonts w:ascii="Times New Roman" w:hAnsi="Times New Roman" w:cs="Times New Roman"/>
          <w:noProof/>
          <w:sz w:val="26"/>
          <w:szCs w:val="26"/>
          <w:lang w:val="en-US"/>
        </w:rPr>
        <w:drawing>
          <wp:inline distT="0" distB="0" distL="0" distR="0" wp14:anchorId="0681ECDF" wp14:editId="4168E534">
            <wp:extent cx="4770120" cy="4217670"/>
            <wp:effectExtent l="19050" t="19050" r="11430" b="11430"/>
            <wp:docPr id="12" name="Picture 2" descr="Screenshot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Screenshot (17).png"/>
                    <pic:cNvPicPr>
                      <a:picLocks noChangeAspect="1"/>
                    </pic:cNvPicPr>
                  </pic:nvPicPr>
                  <pic:blipFill>
                    <a:blip r:embed="rId21"/>
                    <a:stretch>
                      <a:fillRect/>
                    </a:stretch>
                  </pic:blipFill>
                  <pic:spPr>
                    <a:xfrm>
                      <a:off x="0" y="0"/>
                      <a:ext cx="4770496" cy="4218002"/>
                    </a:xfrm>
                    <a:prstGeom prst="rect">
                      <a:avLst/>
                    </a:prstGeom>
                    <a:ln w="15875">
                      <a:solidFill>
                        <a:schemeClr val="tx1">
                          <a:alpha val="45000"/>
                        </a:schemeClr>
                      </a:solidFill>
                    </a:ln>
                  </pic:spPr>
                </pic:pic>
              </a:graphicData>
            </a:graphic>
          </wp:inline>
        </w:drawing>
      </w:r>
    </w:p>
    <w:p w14:paraId="790FA425" w14:textId="77777777" w:rsidR="00953D2E" w:rsidRPr="00953D2E" w:rsidRDefault="00953D2E" w:rsidP="00953D2E">
      <w:pPr>
        <w:spacing w:after="240"/>
        <w:ind w:left="720"/>
        <w:jc w:val="center"/>
        <w:rPr>
          <w:rFonts w:ascii="Times New Roman" w:hAnsi="Times New Roman" w:cs="Times New Roman"/>
          <w:sz w:val="26"/>
          <w:szCs w:val="26"/>
        </w:rPr>
      </w:pPr>
      <w:r>
        <w:rPr>
          <w:rFonts w:ascii="Times New Roman" w:hAnsi="Times New Roman" w:cs="Times New Roman"/>
          <w:sz w:val="26"/>
          <w:szCs w:val="26"/>
        </w:rPr>
        <w:t>Fig 3.2.9 Withdraw</w:t>
      </w:r>
    </w:p>
    <w:p w14:paraId="68190976" w14:textId="77777777" w:rsidR="00953D2E" w:rsidRPr="00953D2E" w:rsidRDefault="00953D2E" w:rsidP="00A259FD">
      <w:pPr>
        <w:pStyle w:val="ListParagraph"/>
        <w:numPr>
          <w:ilvl w:val="0"/>
          <w:numId w:val="20"/>
        </w:numPr>
        <w:spacing w:after="240"/>
        <w:jc w:val="both"/>
        <w:rPr>
          <w:rFonts w:ascii="Times New Roman" w:hAnsi="Times New Roman" w:cs="Times New Roman"/>
          <w:sz w:val="28"/>
          <w:szCs w:val="28"/>
        </w:rPr>
      </w:pPr>
      <w:r w:rsidRPr="00953D2E">
        <w:rPr>
          <w:rFonts w:ascii="Times New Roman" w:hAnsi="Times New Roman" w:cs="Times New Roman"/>
          <w:sz w:val="28"/>
          <w:szCs w:val="28"/>
          <w:lang w:val="en-US"/>
        </w:rPr>
        <w:lastRenderedPageBreak/>
        <w:t xml:space="preserve">withdraw </w:t>
      </w:r>
      <w:proofErr w:type="gramStart"/>
      <w:r w:rsidRPr="00953D2E">
        <w:rPr>
          <w:rFonts w:ascii="Times New Roman" w:hAnsi="Times New Roman" w:cs="Times New Roman"/>
          <w:sz w:val="28"/>
          <w:szCs w:val="28"/>
          <w:lang w:val="en-US"/>
        </w:rPr>
        <w:t>function:</w:t>
      </w:r>
      <w:proofErr w:type="gramEnd"/>
      <w:r w:rsidRPr="00953D2E">
        <w:rPr>
          <w:rFonts w:ascii="Times New Roman" w:hAnsi="Times New Roman" w:cs="Times New Roman"/>
          <w:sz w:val="28"/>
          <w:szCs w:val="28"/>
          <w:lang w:val="en-US"/>
        </w:rPr>
        <w:t xml:space="preserve"> receives a list of info of account, and returns the account info in a list</w:t>
      </w:r>
    </w:p>
    <w:p w14:paraId="238CF4F8" w14:textId="77777777" w:rsidR="00953D2E" w:rsidRPr="00953D2E" w:rsidRDefault="00953D2E" w:rsidP="00A259FD">
      <w:pPr>
        <w:pStyle w:val="ListParagraph"/>
        <w:numPr>
          <w:ilvl w:val="0"/>
          <w:numId w:val="20"/>
        </w:numPr>
        <w:spacing w:after="240"/>
        <w:jc w:val="both"/>
        <w:rPr>
          <w:rFonts w:ascii="Times New Roman" w:hAnsi="Times New Roman" w:cs="Times New Roman"/>
          <w:sz w:val="28"/>
          <w:szCs w:val="28"/>
        </w:rPr>
      </w:pPr>
      <w:r w:rsidRPr="00953D2E">
        <w:rPr>
          <w:rFonts w:ascii="Times New Roman" w:hAnsi="Times New Roman" w:cs="Times New Roman"/>
          <w:sz w:val="28"/>
          <w:szCs w:val="28"/>
          <w:lang w:val="id-ID"/>
        </w:rPr>
        <w:t xml:space="preserve">withdraw() method takes a list ls as its argument and performs the withdrawal </w:t>
      </w:r>
    </w:p>
    <w:p w14:paraId="719EA6A8" w14:textId="77777777" w:rsidR="00953D2E" w:rsidRPr="00953D2E" w:rsidRDefault="00953D2E" w:rsidP="00A259FD">
      <w:pPr>
        <w:pStyle w:val="ListParagraph"/>
        <w:numPr>
          <w:ilvl w:val="0"/>
          <w:numId w:val="20"/>
        </w:numPr>
        <w:spacing w:after="240"/>
        <w:jc w:val="both"/>
        <w:rPr>
          <w:rFonts w:ascii="Times New Roman" w:hAnsi="Times New Roman" w:cs="Times New Roman"/>
          <w:sz w:val="28"/>
          <w:szCs w:val="28"/>
        </w:rPr>
      </w:pPr>
      <w:r w:rsidRPr="00953D2E">
        <w:rPr>
          <w:rFonts w:ascii="Times New Roman" w:hAnsi="Times New Roman" w:cs="Times New Roman"/>
          <w:sz w:val="28"/>
          <w:szCs w:val="28"/>
          <w:lang w:val="id-ID"/>
        </w:rPr>
        <w:t>It asks the user to enter the amount to be withdrawn</w:t>
      </w:r>
    </w:p>
    <w:p w14:paraId="6E6C6FB1" w14:textId="77777777" w:rsidR="00953D2E" w:rsidRPr="00953D2E" w:rsidRDefault="00953D2E" w:rsidP="00A259FD">
      <w:pPr>
        <w:pStyle w:val="ListParagraph"/>
        <w:numPr>
          <w:ilvl w:val="0"/>
          <w:numId w:val="20"/>
        </w:numPr>
        <w:spacing w:after="240"/>
        <w:jc w:val="both"/>
        <w:rPr>
          <w:rFonts w:ascii="Times New Roman" w:hAnsi="Times New Roman" w:cs="Times New Roman"/>
          <w:sz w:val="28"/>
          <w:szCs w:val="28"/>
        </w:rPr>
      </w:pPr>
      <w:r w:rsidRPr="00953D2E">
        <w:rPr>
          <w:rFonts w:ascii="Times New Roman" w:hAnsi="Times New Roman" w:cs="Times New Roman"/>
          <w:sz w:val="28"/>
          <w:szCs w:val="28"/>
          <w:lang w:val="id-ID"/>
        </w:rPr>
        <w:t>If the amount to be withdrawn is more than the current balance of the account then the system throws out an error</w:t>
      </w:r>
    </w:p>
    <w:p w14:paraId="5105D276" w14:textId="77777777" w:rsidR="00953D2E" w:rsidRPr="00953D2E" w:rsidRDefault="00953D2E" w:rsidP="00A259FD">
      <w:pPr>
        <w:pStyle w:val="ListParagraph"/>
        <w:numPr>
          <w:ilvl w:val="0"/>
          <w:numId w:val="20"/>
        </w:numPr>
        <w:spacing w:after="240"/>
        <w:jc w:val="both"/>
        <w:rPr>
          <w:rFonts w:ascii="Times New Roman" w:hAnsi="Times New Roman" w:cs="Times New Roman"/>
          <w:sz w:val="28"/>
          <w:szCs w:val="28"/>
        </w:rPr>
      </w:pPr>
      <w:r w:rsidRPr="00953D2E">
        <w:rPr>
          <w:rFonts w:ascii="Times New Roman" w:hAnsi="Times New Roman" w:cs="Times New Roman"/>
          <w:sz w:val="28"/>
          <w:szCs w:val="28"/>
          <w:lang w:val="id-ID"/>
        </w:rPr>
        <w:t>If the amount to be withdrawn is with the range of the current balance of the account, then the amount to be withdrawn isusbtracted from the current balance and is updated as the current balance</w:t>
      </w:r>
    </w:p>
    <w:p w14:paraId="6767C7C4" w14:textId="77777777" w:rsidR="00953D2E" w:rsidRPr="00953D2E" w:rsidRDefault="00953D2E" w:rsidP="00A259FD">
      <w:pPr>
        <w:pStyle w:val="ListParagraph"/>
        <w:numPr>
          <w:ilvl w:val="0"/>
          <w:numId w:val="20"/>
        </w:numPr>
        <w:spacing w:after="240"/>
        <w:jc w:val="both"/>
        <w:rPr>
          <w:rFonts w:ascii="Times New Roman" w:hAnsi="Times New Roman" w:cs="Times New Roman"/>
          <w:sz w:val="28"/>
          <w:szCs w:val="28"/>
        </w:rPr>
      </w:pPr>
      <w:r w:rsidRPr="00953D2E">
        <w:rPr>
          <w:rFonts w:ascii="Times New Roman" w:hAnsi="Times New Roman" w:cs="Times New Roman"/>
          <w:sz w:val="28"/>
          <w:szCs w:val="28"/>
          <w:lang w:val="id-ID"/>
        </w:rPr>
        <w:t>This method also displays the current balance.</w:t>
      </w:r>
    </w:p>
    <w:p w14:paraId="13678E4F" w14:textId="77777777" w:rsidR="00953D2E" w:rsidRPr="00953D2E" w:rsidRDefault="00953D2E" w:rsidP="00953D2E">
      <w:pPr>
        <w:spacing w:after="240"/>
        <w:jc w:val="both"/>
        <w:rPr>
          <w:rFonts w:ascii="Times New Roman" w:hAnsi="Times New Roman" w:cs="Times New Roman"/>
          <w:b/>
          <w:bCs/>
          <w:sz w:val="28"/>
          <w:szCs w:val="28"/>
        </w:rPr>
      </w:pPr>
    </w:p>
    <w:p w14:paraId="06CB39F4" w14:textId="77777777" w:rsidR="00953D2E" w:rsidRPr="00953D2E" w:rsidRDefault="00953D2E" w:rsidP="00953D2E">
      <w:pPr>
        <w:spacing w:after="240"/>
        <w:jc w:val="both"/>
        <w:rPr>
          <w:rFonts w:ascii="Times New Roman" w:hAnsi="Times New Roman" w:cs="Times New Roman"/>
          <w:sz w:val="26"/>
          <w:szCs w:val="26"/>
        </w:rPr>
      </w:pPr>
    </w:p>
    <w:p w14:paraId="3D7B0388" w14:textId="77777777" w:rsidR="005703C2" w:rsidRPr="005703C2" w:rsidRDefault="005703C2" w:rsidP="005703C2">
      <w:pPr>
        <w:pStyle w:val="ListParagraph"/>
        <w:spacing w:after="240"/>
        <w:ind w:left="1080"/>
        <w:jc w:val="both"/>
        <w:rPr>
          <w:rFonts w:ascii="Times New Roman" w:hAnsi="Times New Roman" w:cs="Times New Roman"/>
          <w:sz w:val="26"/>
          <w:szCs w:val="26"/>
        </w:rPr>
      </w:pPr>
    </w:p>
    <w:p w14:paraId="33435398" w14:textId="77777777" w:rsidR="005703C2" w:rsidRPr="005703C2" w:rsidRDefault="005703C2" w:rsidP="005703C2">
      <w:pPr>
        <w:spacing w:after="240"/>
        <w:jc w:val="both"/>
        <w:rPr>
          <w:rFonts w:ascii="Times New Roman" w:hAnsi="Times New Roman" w:cs="Times New Roman"/>
          <w:b/>
          <w:bCs/>
          <w:sz w:val="28"/>
          <w:szCs w:val="28"/>
        </w:rPr>
      </w:pPr>
    </w:p>
    <w:p w14:paraId="38EACA3B" w14:textId="77777777" w:rsidR="005703C2" w:rsidRPr="005703C2" w:rsidRDefault="005703C2" w:rsidP="005703C2">
      <w:pPr>
        <w:spacing w:after="240"/>
        <w:jc w:val="both"/>
        <w:rPr>
          <w:rFonts w:ascii="Times New Roman" w:hAnsi="Times New Roman" w:cs="Times New Roman"/>
          <w:b/>
          <w:bCs/>
          <w:sz w:val="28"/>
          <w:szCs w:val="28"/>
        </w:rPr>
      </w:pPr>
    </w:p>
    <w:p w14:paraId="225D155F" w14:textId="77777777" w:rsidR="005703C2" w:rsidRPr="005703C2" w:rsidRDefault="005703C2" w:rsidP="005703C2">
      <w:pPr>
        <w:spacing w:after="240"/>
        <w:jc w:val="both"/>
        <w:rPr>
          <w:rFonts w:ascii="Times New Roman" w:hAnsi="Times New Roman" w:cs="Times New Roman"/>
          <w:b/>
          <w:bCs/>
          <w:sz w:val="28"/>
          <w:szCs w:val="28"/>
        </w:rPr>
      </w:pPr>
    </w:p>
    <w:p w14:paraId="6809B27A" w14:textId="77777777" w:rsidR="00A954C0" w:rsidRPr="00A954C0" w:rsidRDefault="00A954C0" w:rsidP="00A954C0">
      <w:pPr>
        <w:jc w:val="both"/>
        <w:rPr>
          <w:rFonts w:ascii="Times New Roman" w:hAnsi="Times New Roman" w:cs="Times New Roman"/>
          <w:sz w:val="26"/>
          <w:szCs w:val="26"/>
        </w:rPr>
      </w:pPr>
    </w:p>
    <w:p w14:paraId="5710F1C6" w14:textId="77777777" w:rsidR="00A954C0" w:rsidRPr="00A954C0" w:rsidRDefault="00A954C0" w:rsidP="00A259FD">
      <w:pPr>
        <w:pStyle w:val="ListParagraph"/>
        <w:numPr>
          <w:ilvl w:val="0"/>
          <w:numId w:val="13"/>
        </w:numPr>
        <w:jc w:val="both"/>
        <w:rPr>
          <w:rFonts w:ascii="Times New Roman" w:hAnsi="Times New Roman" w:cs="Times New Roman"/>
          <w:sz w:val="26"/>
          <w:szCs w:val="26"/>
        </w:rPr>
      </w:pPr>
      <w:r w:rsidRPr="00A954C0">
        <w:rPr>
          <w:rFonts w:ascii="Times New Roman" w:hAnsi="Times New Roman" w:cs="Times New Roman"/>
          <w:sz w:val="26"/>
          <w:szCs w:val="26"/>
        </w:rPr>
        <w:br w:type="page"/>
      </w:r>
    </w:p>
    <w:p w14:paraId="401811A5" w14:textId="77777777" w:rsidR="00A954C0" w:rsidRPr="00CB1BF1" w:rsidRDefault="00CB1BF1" w:rsidP="00A954C0">
      <w:pPr>
        <w:spacing w:after="240" w:line="240" w:lineRule="auto"/>
        <w:ind w:left="720"/>
        <w:jc w:val="center"/>
        <w:rPr>
          <w:rFonts w:ascii="Times New Roman" w:hAnsi="Times New Roman" w:cs="Times New Roman"/>
          <w:b/>
          <w:bCs/>
          <w:sz w:val="28"/>
          <w:szCs w:val="28"/>
        </w:rPr>
      </w:pPr>
      <w:r w:rsidRPr="00CB1BF1">
        <w:rPr>
          <w:rFonts w:ascii="Times New Roman" w:hAnsi="Times New Roman" w:cs="Times New Roman"/>
          <w:b/>
          <w:bCs/>
          <w:sz w:val="28"/>
          <w:szCs w:val="28"/>
        </w:rPr>
        <w:lastRenderedPageBreak/>
        <w:t>CHAPTER 4</w:t>
      </w:r>
    </w:p>
    <w:p w14:paraId="7669C32D" w14:textId="77777777" w:rsidR="00CB1BF1" w:rsidRDefault="00CB1BF1" w:rsidP="00CB1BF1">
      <w:pPr>
        <w:spacing w:after="240" w:line="240" w:lineRule="auto"/>
        <w:ind w:left="720"/>
        <w:jc w:val="center"/>
        <w:rPr>
          <w:rFonts w:ascii="Times New Roman" w:hAnsi="Times New Roman" w:cs="Times New Roman"/>
          <w:b/>
          <w:bCs/>
          <w:sz w:val="28"/>
          <w:szCs w:val="28"/>
        </w:rPr>
      </w:pPr>
      <w:r w:rsidRPr="00CB1BF1">
        <w:rPr>
          <w:rFonts w:ascii="Times New Roman" w:hAnsi="Times New Roman" w:cs="Times New Roman"/>
          <w:b/>
          <w:bCs/>
          <w:sz w:val="28"/>
          <w:szCs w:val="28"/>
        </w:rPr>
        <w:t xml:space="preserve">SYSTEM TESTING </w:t>
      </w:r>
    </w:p>
    <w:p w14:paraId="52718630" w14:textId="77777777" w:rsidR="00CB1BF1" w:rsidRDefault="00CB1BF1" w:rsidP="00CB1BF1">
      <w:pPr>
        <w:spacing w:after="240" w:line="240" w:lineRule="auto"/>
        <w:rPr>
          <w:rFonts w:ascii="Times New Roman" w:hAnsi="Times New Roman" w:cs="Times New Roman"/>
          <w:b/>
          <w:bCs/>
          <w:sz w:val="28"/>
          <w:szCs w:val="28"/>
        </w:rPr>
      </w:pPr>
      <w:r>
        <w:rPr>
          <w:rFonts w:ascii="Times New Roman" w:hAnsi="Times New Roman" w:cs="Times New Roman"/>
          <w:b/>
          <w:bCs/>
          <w:sz w:val="28"/>
          <w:szCs w:val="28"/>
        </w:rPr>
        <w:t>4.1 EXPECTED INPUT</w:t>
      </w:r>
    </w:p>
    <w:p w14:paraId="6835CE8E" w14:textId="77777777" w:rsidR="00CB1BF1" w:rsidRDefault="00CB1BF1" w:rsidP="00CB1BF1">
      <w:pPr>
        <w:spacing w:after="240" w:line="360" w:lineRule="auto"/>
        <w:ind w:firstLine="720"/>
        <w:jc w:val="both"/>
        <w:rPr>
          <w:rFonts w:ascii="Times New Roman" w:hAnsi="Times New Roman" w:cs="Times New Roman"/>
          <w:sz w:val="26"/>
          <w:szCs w:val="26"/>
        </w:rPr>
      </w:pPr>
      <w:r>
        <w:rPr>
          <w:rFonts w:ascii="Times New Roman" w:hAnsi="Times New Roman" w:cs="Times New Roman"/>
          <w:sz w:val="26"/>
          <w:szCs w:val="26"/>
        </w:rPr>
        <w:t>For the application to deliver its full capabilities, the user is expected to enter his/her valid credentials (Pin and Password). If the user fails at satisfying the aforementioned criteria, the application would terminate then and there.</w:t>
      </w:r>
    </w:p>
    <w:p w14:paraId="734205BC" w14:textId="77777777" w:rsidR="00CB1BF1" w:rsidRPr="00CB1BF1" w:rsidRDefault="00CB1BF1" w:rsidP="00CB1BF1">
      <w:pPr>
        <w:spacing w:after="240" w:line="360" w:lineRule="auto"/>
        <w:jc w:val="both"/>
        <w:rPr>
          <w:rFonts w:ascii="Times New Roman" w:hAnsi="Times New Roman" w:cs="Times New Roman"/>
          <w:b/>
          <w:bCs/>
          <w:sz w:val="28"/>
          <w:szCs w:val="28"/>
        </w:rPr>
      </w:pPr>
      <w:r w:rsidRPr="00CB1BF1">
        <w:rPr>
          <w:rFonts w:ascii="Times New Roman" w:hAnsi="Times New Roman" w:cs="Times New Roman"/>
          <w:b/>
          <w:bCs/>
          <w:sz w:val="28"/>
          <w:szCs w:val="28"/>
        </w:rPr>
        <w:t>4.2 EXPECTED OUTPUT</w:t>
      </w:r>
    </w:p>
    <w:p w14:paraId="46E2E991" w14:textId="77777777" w:rsidR="00CB1BF1" w:rsidRDefault="00CB1BF1" w:rsidP="00CB1BF1">
      <w:pPr>
        <w:spacing w:after="240" w:line="360" w:lineRule="auto"/>
        <w:ind w:firstLine="720"/>
        <w:jc w:val="both"/>
        <w:rPr>
          <w:rFonts w:ascii="Times New Roman" w:hAnsi="Times New Roman" w:cs="Times New Roman"/>
          <w:sz w:val="26"/>
          <w:szCs w:val="26"/>
        </w:rPr>
      </w:pPr>
      <w:r w:rsidRPr="00CB1BF1">
        <w:rPr>
          <w:rFonts w:ascii="Times New Roman" w:hAnsi="Times New Roman" w:cs="Times New Roman"/>
          <w:sz w:val="26"/>
          <w:szCs w:val="26"/>
        </w:rPr>
        <w:t>The</w:t>
      </w:r>
      <w:r>
        <w:rPr>
          <w:rFonts w:ascii="Times New Roman" w:hAnsi="Times New Roman" w:cs="Times New Roman"/>
          <w:sz w:val="26"/>
          <w:szCs w:val="26"/>
        </w:rPr>
        <w:t xml:space="preserve"> application’s output is proportional to the output selected by the user. The application is ready to display all the details requested by the user via the option provided. For instance, if the user requests the application to deliver his/her account balance, the application would rightfully exhibit the corresponding values.</w:t>
      </w:r>
    </w:p>
    <w:p w14:paraId="0A274BA7" w14:textId="77777777" w:rsidR="00CB1BF1" w:rsidRDefault="00CB1BF1" w:rsidP="00CB1BF1">
      <w:pPr>
        <w:spacing w:after="240" w:line="360" w:lineRule="auto"/>
        <w:jc w:val="both"/>
        <w:rPr>
          <w:rFonts w:ascii="Times New Roman" w:hAnsi="Times New Roman" w:cs="Times New Roman"/>
          <w:b/>
          <w:bCs/>
          <w:sz w:val="26"/>
          <w:szCs w:val="26"/>
        </w:rPr>
      </w:pPr>
      <w:r w:rsidRPr="00CB1BF1">
        <w:rPr>
          <w:rFonts w:ascii="Times New Roman" w:hAnsi="Times New Roman" w:cs="Times New Roman"/>
          <w:b/>
          <w:bCs/>
          <w:sz w:val="26"/>
          <w:szCs w:val="26"/>
        </w:rPr>
        <w:t>4.3 TEST PLAN TABLE</w:t>
      </w:r>
      <w:r>
        <w:rPr>
          <w:rFonts w:ascii="Times New Roman" w:hAnsi="Times New Roman" w:cs="Times New Roman"/>
          <w:b/>
          <w:bCs/>
          <w:sz w:val="26"/>
          <w:szCs w:val="26"/>
        </w:rPr>
        <w:t xml:space="preserve"> </w:t>
      </w:r>
    </w:p>
    <w:tbl>
      <w:tblPr>
        <w:tblStyle w:val="TableGrid"/>
        <w:tblW w:w="0" w:type="auto"/>
        <w:tblLook w:val="04A0" w:firstRow="1" w:lastRow="0" w:firstColumn="1" w:lastColumn="0" w:noHBand="0" w:noVBand="1"/>
      </w:tblPr>
      <w:tblGrid>
        <w:gridCol w:w="2736"/>
        <w:gridCol w:w="2737"/>
        <w:gridCol w:w="2737"/>
      </w:tblGrid>
      <w:tr w:rsidR="00CB1BF1" w14:paraId="4909F6C3" w14:textId="77777777" w:rsidTr="00CB1BF1">
        <w:tc>
          <w:tcPr>
            <w:tcW w:w="2736" w:type="dxa"/>
          </w:tcPr>
          <w:p w14:paraId="208DEF55" w14:textId="77777777" w:rsidR="00CB1BF1" w:rsidRPr="00CB1BF1" w:rsidRDefault="00CB1BF1" w:rsidP="00CB1BF1">
            <w:pPr>
              <w:spacing w:after="240" w:line="360" w:lineRule="auto"/>
              <w:jc w:val="both"/>
              <w:rPr>
                <w:rFonts w:ascii="Times New Roman" w:hAnsi="Times New Roman" w:cs="Times New Roman"/>
                <w:sz w:val="26"/>
                <w:szCs w:val="26"/>
              </w:rPr>
            </w:pPr>
            <w:r>
              <w:rPr>
                <w:rFonts w:ascii="Times New Roman" w:hAnsi="Times New Roman" w:cs="Times New Roman"/>
                <w:sz w:val="26"/>
                <w:szCs w:val="26"/>
              </w:rPr>
              <w:t xml:space="preserve">Expected </w:t>
            </w:r>
            <w:r w:rsidR="003421AF">
              <w:rPr>
                <w:rFonts w:ascii="Times New Roman" w:hAnsi="Times New Roman" w:cs="Times New Roman"/>
                <w:sz w:val="26"/>
                <w:szCs w:val="26"/>
              </w:rPr>
              <w:t>Input</w:t>
            </w:r>
          </w:p>
        </w:tc>
        <w:tc>
          <w:tcPr>
            <w:tcW w:w="2737" w:type="dxa"/>
          </w:tcPr>
          <w:p w14:paraId="0023430F" w14:textId="77777777" w:rsidR="00CB1BF1" w:rsidRPr="00CB1BF1" w:rsidRDefault="003421AF" w:rsidP="00CB1BF1">
            <w:pPr>
              <w:spacing w:after="240" w:line="360" w:lineRule="auto"/>
              <w:jc w:val="both"/>
              <w:rPr>
                <w:rFonts w:ascii="Times New Roman" w:hAnsi="Times New Roman" w:cs="Times New Roman"/>
                <w:sz w:val="26"/>
                <w:szCs w:val="26"/>
              </w:rPr>
            </w:pPr>
            <w:r>
              <w:rPr>
                <w:rFonts w:ascii="Times New Roman" w:hAnsi="Times New Roman" w:cs="Times New Roman"/>
                <w:sz w:val="26"/>
                <w:szCs w:val="26"/>
              </w:rPr>
              <w:t>Input</w:t>
            </w:r>
          </w:p>
        </w:tc>
        <w:tc>
          <w:tcPr>
            <w:tcW w:w="2737" w:type="dxa"/>
          </w:tcPr>
          <w:p w14:paraId="63D04C3F" w14:textId="77777777" w:rsidR="00CB1BF1" w:rsidRPr="00CB1BF1" w:rsidRDefault="00CB1BF1" w:rsidP="00CB1BF1">
            <w:pPr>
              <w:spacing w:after="240" w:line="360" w:lineRule="auto"/>
              <w:jc w:val="both"/>
              <w:rPr>
                <w:rFonts w:ascii="Times New Roman" w:hAnsi="Times New Roman" w:cs="Times New Roman"/>
                <w:sz w:val="26"/>
                <w:szCs w:val="26"/>
              </w:rPr>
            </w:pPr>
            <w:r w:rsidRPr="00CB1BF1">
              <w:rPr>
                <w:rFonts w:ascii="Times New Roman" w:hAnsi="Times New Roman" w:cs="Times New Roman"/>
                <w:sz w:val="26"/>
                <w:szCs w:val="26"/>
              </w:rPr>
              <w:t>T</w:t>
            </w:r>
            <w:r w:rsidR="003421AF">
              <w:rPr>
                <w:rFonts w:ascii="Times New Roman" w:hAnsi="Times New Roman" w:cs="Times New Roman"/>
                <w:sz w:val="26"/>
                <w:szCs w:val="26"/>
              </w:rPr>
              <w:t xml:space="preserve">est Status </w:t>
            </w:r>
          </w:p>
        </w:tc>
      </w:tr>
      <w:tr w:rsidR="00CB1BF1" w14:paraId="652EB298" w14:textId="77777777" w:rsidTr="00CB1BF1">
        <w:tc>
          <w:tcPr>
            <w:tcW w:w="2736" w:type="dxa"/>
          </w:tcPr>
          <w:p w14:paraId="1E4C71F4" w14:textId="77777777" w:rsidR="00CB1BF1" w:rsidRPr="003421AF" w:rsidRDefault="003421AF" w:rsidP="00CB1BF1">
            <w:pPr>
              <w:spacing w:after="240" w:line="360" w:lineRule="auto"/>
              <w:jc w:val="both"/>
              <w:rPr>
                <w:rFonts w:ascii="Times New Roman" w:hAnsi="Times New Roman" w:cs="Times New Roman"/>
                <w:sz w:val="26"/>
                <w:szCs w:val="26"/>
              </w:rPr>
            </w:pPr>
            <w:r w:rsidRPr="003421AF">
              <w:rPr>
                <w:rFonts w:ascii="Times New Roman" w:hAnsi="Times New Roman" w:cs="Times New Roman"/>
                <w:sz w:val="26"/>
                <w:szCs w:val="26"/>
              </w:rPr>
              <w:t>(1/2/3)</w:t>
            </w:r>
          </w:p>
        </w:tc>
        <w:tc>
          <w:tcPr>
            <w:tcW w:w="2737" w:type="dxa"/>
          </w:tcPr>
          <w:p w14:paraId="75BC72AE" w14:textId="77777777" w:rsidR="00CB1BF1" w:rsidRPr="003421AF" w:rsidRDefault="003421AF" w:rsidP="00CB1BF1">
            <w:pPr>
              <w:spacing w:after="240" w:line="360" w:lineRule="auto"/>
              <w:jc w:val="both"/>
              <w:rPr>
                <w:rFonts w:ascii="Times New Roman" w:hAnsi="Times New Roman" w:cs="Times New Roman"/>
                <w:sz w:val="26"/>
                <w:szCs w:val="26"/>
              </w:rPr>
            </w:pPr>
            <w:r w:rsidRPr="003421AF">
              <w:rPr>
                <w:rFonts w:ascii="Times New Roman" w:hAnsi="Times New Roman" w:cs="Times New Roman"/>
                <w:sz w:val="26"/>
                <w:szCs w:val="26"/>
              </w:rPr>
              <w:t>4</w:t>
            </w:r>
          </w:p>
        </w:tc>
        <w:tc>
          <w:tcPr>
            <w:tcW w:w="2737" w:type="dxa"/>
          </w:tcPr>
          <w:p w14:paraId="598883A2" w14:textId="77777777" w:rsidR="00CB1BF1" w:rsidRPr="003421AF" w:rsidRDefault="003421AF" w:rsidP="00CB1BF1">
            <w:pPr>
              <w:spacing w:after="240" w:line="360" w:lineRule="auto"/>
              <w:jc w:val="both"/>
              <w:rPr>
                <w:rFonts w:ascii="Times New Roman" w:hAnsi="Times New Roman" w:cs="Times New Roman"/>
                <w:sz w:val="26"/>
                <w:szCs w:val="26"/>
              </w:rPr>
            </w:pPr>
            <w:r w:rsidRPr="003421AF">
              <w:rPr>
                <w:rFonts w:ascii="Times New Roman" w:hAnsi="Times New Roman" w:cs="Times New Roman"/>
                <w:sz w:val="26"/>
                <w:szCs w:val="26"/>
              </w:rPr>
              <w:t>Fail</w:t>
            </w:r>
          </w:p>
        </w:tc>
      </w:tr>
      <w:tr w:rsidR="00CB1BF1" w14:paraId="2B47481D" w14:textId="77777777" w:rsidTr="00CB1BF1">
        <w:tc>
          <w:tcPr>
            <w:tcW w:w="2736" w:type="dxa"/>
          </w:tcPr>
          <w:p w14:paraId="4B865BC4" w14:textId="77777777" w:rsidR="00CB1BF1" w:rsidRPr="003421AF" w:rsidRDefault="003421AF" w:rsidP="00CB1BF1">
            <w:pPr>
              <w:spacing w:after="240" w:line="360" w:lineRule="auto"/>
              <w:jc w:val="both"/>
              <w:rPr>
                <w:rFonts w:ascii="Times New Roman" w:hAnsi="Times New Roman" w:cs="Times New Roman"/>
                <w:sz w:val="26"/>
                <w:szCs w:val="26"/>
              </w:rPr>
            </w:pPr>
            <w:r w:rsidRPr="003421AF">
              <w:rPr>
                <w:rFonts w:ascii="Times New Roman" w:hAnsi="Times New Roman" w:cs="Times New Roman"/>
                <w:sz w:val="26"/>
                <w:szCs w:val="26"/>
              </w:rPr>
              <w:t>(1/2/3/4/5)</w:t>
            </w:r>
          </w:p>
        </w:tc>
        <w:tc>
          <w:tcPr>
            <w:tcW w:w="2737" w:type="dxa"/>
          </w:tcPr>
          <w:p w14:paraId="7C7B5347" w14:textId="77777777" w:rsidR="00CB1BF1" w:rsidRPr="003421AF" w:rsidRDefault="003421AF" w:rsidP="00CB1BF1">
            <w:pPr>
              <w:spacing w:after="240" w:line="360" w:lineRule="auto"/>
              <w:jc w:val="both"/>
              <w:rPr>
                <w:rFonts w:ascii="Times New Roman" w:hAnsi="Times New Roman" w:cs="Times New Roman"/>
                <w:sz w:val="26"/>
                <w:szCs w:val="26"/>
              </w:rPr>
            </w:pPr>
            <w:r w:rsidRPr="003421AF">
              <w:rPr>
                <w:rFonts w:ascii="Times New Roman" w:hAnsi="Times New Roman" w:cs="Times New Roman"/>
                <w:sz w:val="26"/>
                <w:szCs w:val="26"/>
              </w:rPr>
              <w:t>7</w:t>
            </w:r>
          </w:p>
        </w:tc>
        <w:tc>
          <w:tcPr>
            <w:tcW w:w="2737" w:type="dxa"/>
          </w:tcPr>
          <w:p w14:paraId="2236CC45" w14:textId="77777777" w:rsidR="00CB1BF1" w:rsidRPr="003421AF" w:rsidRDefault="003421AF" w:rsidP="00CB1BF1">
            <w:pPr>
              <w:spacing w:after="240" w:line="360" w:lineRule="auto"/>
              <w:jc w:val="both"/>
              <w:rPr>
                <w:rFonts w:ascii="Times New Roman" w:hAnsi="Times New Roman" w:cs="Times New Roman"/>
                <w:sz w:val="26"/>
                <w:szCs w:val="26"/>
              </w:rPr>
            </w:pPr>
            <w:r w:rsidRPr="003421AF">
              <w:rPr>
                <w:rFonts w:ascii="Times New Roman" w:hAnsi="Times New Roman" w:cs="Times New Roman"/>
                <w:sz w:val="26"/>
                <w:szCs w:val="26"/>
              </w:rPr>
              <w:t>Fail</w:t>
            </w:r>
          </w:p>
        </w:tc>
      </w:tr>
      <w:tr w:rsidR="00CB1BF1" w14:paraId="4E45987D" w14:textId="77777777" w:rsidTr="003421AF">
        <w:trPr>
          <w:trHeight w:val="362"/>
        </w:trPr>
        <w:tc>
          <w:tcPr>
            <w:tcW w:w="2736" w:type="dxa"/>
          </w:tcPr>
          <w:p w14:paraId="68A63A3A" w14:textId="77777777" w:rsidR="00CB1BF1" w:rsidRPr="003421AF" w:rsidRDefault="003421AF" w:rsidP="00CB1BF1">
            <w:pPr>
              <w:spacing w:after="240" w:line="360" w:lineRule="auto"/>
              <w:jc w:val="both"/>
              <w:rPr>
                <w:rFonts w:ascii="Times New Roman" w:hAnsi="Times New Roman" w:cs="Times New Roman"/>
                <w:sz w:val="26"/>
                <w:szCs w:val="26"/>
              </w:rPr>
            </w:pPr>
            <w:r w:rsidRPr="003421AF">
              <w:rPr>
                <w:rFonts w:ascii="Times New Roman" w:hAnsi="Times New Roman" w:cs="Times New Roman"/>
                <w:sz w:val="26"/>
                <w:szCs w:val="26"/>
              </w:rPr>
              <w:t xml:space="preserve">2000 </w:t>
            </w:r>
          </w:p>
        </w:tc>
        <w:tc>
          <w:tcPr>
            <w:tcW w:w="2737" w:type="dxa"/>
          </w:tcPr>
          <w:p w14:paraId="4C14BE07" w14:textId="77777777" w:rsidR="00CB1BF1" w:rsidRPr="003421AF" w:rsidRDefault="003421AF" w:rsidP="00CB1BF1">
            <w:pPr>
              <w:spacing w:after="240" w:line="360" w:lineRule="auto"/>
              <w:jc w:val="both"/>
              <w:rPr>
                <w:rFonts w:ascii="Times New Roman" w:hAnsi="Times New Roman" w:cs="Times New Roman"/>
                <w:sz w:val="26"/>
                <w:szCs w:val="26"/>
              </w:rPr>
            </w:pPr>
            <w:r w:rsidRPr="003421AF">
              <w:rPr>
                <w:rFonts w:ascii="Times New Roman" w:hAnsi="Times New Roman" w:cs="Times New Roman"/>
                <w:sz w:val="26"/>
                <w:szCs w:val="26"/>
              </w:rPr>
              <w:t xml:space="preserve">2300 </w:t>
            </w:r>
          </w:p>
        </w:tc>
        <w:tc>
          <w:tcPr>
            <w:tcW w:w="2737" w:type="dxa"/>
          </w:tcPr>
          <w:p w14:paraId="52CAEF27" w14:textId="77777777" w:rsidR="00CB1BF1" w:rsidRPr="003421AF" w:rsidRDefault="003421AF" w:rsidP="00CB1BF1">
            <w:pPr>
              <w:spacing w:after="240" w:line="360" w:lineRule="auto"/>
              <w:jc w:val="both"/>
              <w:rPr>
                <w:rFonts w:ascii="Times New Roman" w:hAnsi="Times New Roman" w:cs="Times New Roman"/>
                <w:sz w:val="26"/>
                <w:szCs w:val="26"/>
              </w:rPr>
            </w:pPr>
            <w:r w:rsidRPr="003421AF">
              <w:rPr>
                <w:rFonts w:ascii="Times New Roman" w:hAnsi="Times New Roman" w:cs="Times New Roman"/>
                <w:sz w:val="26"/>
                <w:szCs w:val="26"/>
              </w:rPr>
              <w:t>fail</w:t>
            </w:r>
          </w:p>
        </w:tc>
      </w:tr>
      <w:tr w:rsidR="003421AF" w14:paraId="0C346F46" w14:textId="77777777" w:rsidTr="003421AF">
        <w:trPr>
          <w:trHeight w:val="362"/>
        </w:trPr>
        <w:tc>
          <w:tcPr>
            <w:tcW w:w="2736" w:type="dxa"/>
          </w:tcPr>
          <w:p w14:paraId="5EF7CDC6" w14:textId="77777777" w:rsidR="003421AF" w:rsidRPr="003421AF" w:rsidRDefault="003421AF" w:rsidP="00CB1BF1">
            <w:pPr>
              <w:spacing w:after="240" w:line="360" w:lineRule="auto"/>
              <w:jc w:val="both"/>
              <w:rPr>
                <w:rFonts w:ascii="Times New Roman" w:hAnsi="Times New Roman" w:cs="Times New Roman"/>
                <w:sz w:val="26"/>
                <w:szCs w:val="26"/>
              </w:rPr>
            </w:pPr>
            <w:r>
              <w:rPr>
                <w:rFonts w:ascii="Times New Roman" w:hAnsi="Times New Roman" w:cs="Times New Roman"/>
                <w:sz w:val="26"/>
                <w:szCs w:val="26"/>
              </w:rPr>
              <w:t>2300</w:t>
            </w:r>
          </w:p>
        </w:tc>
        <w:tc>
          <w:tcPr>
            <w:tcW w:w="2737" w:type="dxa"/>
          </w:tcPr>
          <w:p w14:paraId="639E0104" w14:textId="77777777" w:rsidR="003421AF" w:rsidRPr="003421AF" w:rsidRDefault="003421AF" w:rsidP="00CB1BF1">
            <w:pPr>
              <w:spacing w:after="240" w:line="360" w:lineRule="auto"/>
              <w:jc w:val="both"/>
              <w:rPr>
                <w:rFonts w:ascii="Times New Roman" w:hAnsi="Times New Roman" w:cs="Times New Roman"/>
                <w:sz w:val="26"/>
                <w:szCs w:val="26"/>
              </w:rPr>
            </w:pPr>
            <w:r>
              <w:rPr>
                <w:rFonts w:ascii="Times New Roman" w:hAnsi="Times New Roman" w:cs="Times New Roman"/>
                <w:sz w:val="26"/>
                <w:szCs w:val="26"/>
              </w:rPr>
              <w:t>2000</w:t>
            </w:r>
          </w:p>
        </w:tc>
        <w:tc>
          <w:tcPr>
            <w:tcW w:w="2737" w:type="dxa"/>
          </w:tcPr>
          <w:p w14:paraId="3F99D95C" w14:textId="77777777" w:rsidR="003421AF" w:rsidRPr="003421AF" w:rsidRDefault="003421AF" w:rsidP="00CB1BF1">
            <w:pPr>
              <w:spacing w:after="240" w:line="360" w:lineRule="auto"/>
              <w:jc w:val="both"/>
              <w:rPr>
                <w:rFonts w:ascii="Times New Roman" w:hAnsi="Times New Roman" w:cs="Times New Roman"/>
                <w:sz w:val="26"/>
                <w:szCs w:val="26"/>
              </w:rPr>
            </w:pPr>
            <w:r>
              <w:rPr>
                <w:rFonts w:ascii="Times New Roman" w:hAnsi="Times New Roman" w:cs="Times New Roman"/>
                <w:sz w:val="26"/>
                <w:szCs w:val="26"/>
              </w:rPr>
              <w:t>Success</w:t>
            </w:r>
          </w:p>
        </w:tc>
      </w:tr>
    </w:tbl>
    <w:p w14:paraId="529D8388" w14:textId="77777777" w:rsidR="003421AF" w:rsidRDefault="003421AF" w:rsidP="00CF434E">
      <w:pPr>
        <w:spacing w:after="240" w:line="240" w:lineRule="auto"/>
        <w:jc w:val="both"/>
        <w:rPr>
          <w:rFonts w:ascii="Times New Roman" w:hAnsi="Times New Roman" w:cs="Times New Roman"/>
          <w:b/>
          <w:bCs/>
          <w:sz w:val="28"/>
          <w:szCs w:val="28"/>
        </w:rPr>
      </w:pPr>
    </w:p>
    <w:p w14:paraId="7FCBCD99" w14:textId="77777777" w:rsidR="00CB1BF1" w:rsidRPr="003421AF" w:rsidRDefault="003421AF" w:rsidP="003421AF">
      <w:pPr>
        <w:spacing w:after="240" w:line="240" w:lineRule="auto"/>
        <w:jc w:val="both"/>
        <w:rPr>
          <w:rFonts w:ascii="Times New Roman" w:hAnsi="Times New Roman" w:cs="Times New Roman"/>
          <w:sz w:val="26"/>
          <w:szCs w:val="26"/>
        </w:rPr>
      </w:pPr>
      <w:r w:rsidRPr="003421AF">
        <w:rPr>
          <w:rFonts w:ascii="Times New Roman" w:hAnsi="Times New Roman" w:cs="Times New Roman"/>
          <w:sz w:val="26"/>
          <w:szCs w:val="26"/>
        </w:rPr>
        <w:t>In the first trial, if the input is 4, then it would exceed the threshold option. And hence we meet failure. In the next text case, there are wider input options, however 7 is still out of the threshold, thus the test case fails. In the third trial, the appropriate option is chosen to Withdraw some money. However, the test status is a failure as withdraw money (2300) can’t exceed that of the money is deposited.</w:t>
      </w:r>
      <w:r>
        <w:rPr>
          <w:rFonts w:ascii="Times New Roman" w:hAnsi="Times New Roman" w:cs="Times New Roman"/>
          <w:sz w:val="26"/>
          <w:szCs w:val="26"/>
        </w:rPr>
        <w:t xml:space="preserve"> The vice-verse of this however is successful. </w:t>
      </w:r>
      <w:r w:rsidR="00CB1BF1">
        <w:rPr>
          <w:rFonts w:ascii="Times New Roman" w:hAnsi="Times New Roman" w:cs="Times New Roman"/>
          <w:b/>
          <w:bCs/>
          <w:sz w:val="28"/>
          <w:szCs w:val="28"/>
        </w:rPr>
        <w:br w:type="page"/>
      </w:r>
    </w:p>
    <w:p w14:paraId="489B5494" w14:textId="77777777" w:rsidR="00CB1BF1" w:rsidRDefault="00CB1BF1" w:rsidP="008A72BC">
      <w:pPr>
        <w:spacing w:after="240" w:line="24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 xml:space="preserve">4.3 SCREENSHOTS </w:t>
      </w:r>
    </w:p>
    <w:p w14:paraId="0A087E1F" w14:textId="77777777" w:rsidR="00CB1BF1" w:rsidRPr="009E649A" w:rsidRDefault="00997A9C" w:rsidP="008A72BC">
      <w:pPr>
        <w:spacing w:after="240" w:line="240" w:lineRule="auto"/>
        <w:jc w:val="both"/>
        <w:rPr>
          <w:rFonts w:ascii="Times New Roman" w:hAnsi="Times New Roman" w:cs="Times New Roman"/>
          <w:b/>
          <w:bCs/>
          <w:sz w:val="26"/>
          <w:szCs w:val="26"/>
        </w:rPr>
      </w:pPr>
      <w:r w:rsidRPr="009E649A">
        <w:rPr>
          <w:noProof/>
          <w:sz w:val="26"/>
          <w:szCs w:val="26"/>
          <w:lang w:val="en-US"/>
        </w:rPr>
        <w:drawing>
          <wp:inline distT="0" distB="0" distL="0" distR="0" wp14:anchorId="702DCC96" wp14:editId="280E8863">
            <wp:extent cx="5716732" cy="3344545"/>
            <wp:effectExtent l="19050" t="19050" r="17780" b="273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00204" cy="3393380"/>
                    </a:xfrm>
                    <a:prstGeom prst="rect">
                      <a:avLst/>
                    </a:prstGeom>
                    <a:ln>
                      <a:solidFill>
                        <a:schemeClr val="tx1"/>
                      </a:solidFill>
                    </a:ln>
                  </pic:spPr>
                </pic:pic>
              </a:graphicData>
            </a:graphic>
          </wp:inline>
        </w:drawing>
      </w:r>
    </w:p>
    <w:p w14:paraId="02DB2243" w14:textId="77777777" w:rsidR="00CB1BF1" w:rsidRPr="009E649A" w:rsidRDefault="00997A9C" w:rsidP="008A72BC">
      <w:pPr>
        <w:spacing w:after="360" w:line="240" w:lineRule="auto"/>
        <w:jc w:val="center"/>
        <w:rPr>
          <w:rFonts w:ascii="Times New Roman" w:hAnsi="Times New Roman" w:cs="Times New Roman"/>
          <w:sz w:val="26"/>
          <w:szCs w:val="26"/>
        </w:rPr>
      </w:pPr>
      <w:r w:rsidRPr="009E649A">
        <w:rPr>
          <w:rFonts w:ascii="Times New Roman" w:hAnsi="Times New Roman" w:cs="Times New Roman"/>
          <w:sz w:val="26"/>
          <w:szCs w:val="26"/>
        </w:rPr>
        <w:t xml:space="preserve">Fig 4.3.1 </w:t>
      </w:r>
      <w:r w:rsidR="00355526">
        <w:rPr>
          <w:rFonts w:ascii="Times New Roman" w:hAnsi="Times New Roman" w:cs="Times New Roman"/>
          <w:sz w:val="26"/>
          <w:szCs w:val="26"/>
        </w:rPr>
        <w:t>M</w:t>
      </w:r>
      <w:r w:rsidRPr="009E649A">
        <w:rPr>
          <w:rFonts w:ascii="Times New Roman" w:hAnsi="Times New Roman" w:cs="Times New Roman"/>
          <w:sz w:val="26"/>
          <w:szCs w:val="26"/>
        </w:rPr>
        <w:t>enu 1</w:t>
      </w:r>
    </w:p>
    <w:p w14:paraId="2BBE2441" w14:textId="77777777" w:rsidR="00997A9C" w:rsidRPr="009E649A" w:rsidRDefault="00997A9C" w:rsidP="008A72BC">
      <w:pPr>
        <w:spacing w:after="240" w:line="240" w:lineRule="auto"/>
        <w:jc w:val="center"/>
        <w:rPr>
          <w:rFonts w:ascii="Times New Roman" w:hAnsi="Times New Roman" w:cs="Times New Roman"/>
          <w:sz w:val="26"/>
          <w:szCs w:val="26"/>
        </w:rPr>
      </w:pPr>
      <w:r w:rsidRPr="009E649A">
        <w:rPr>
          <w:noProof/>
          <w:sz w:val="26"/>
          <w:szCs w:val="26"/>
          <w:lang w:val="en-US"/>
        </w:rPr>
        <w:drawing>
          <wp:inline distT="0" distB="0" distL="0" distR="0" wp14:anchorId="5092F509" wp14:editId="30CF4784">
            <wp:extent cx="5801995" cy="3543548"/>
            <wp:effectExtent l="19050" t="19050" r="27305"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28641" cy="3559822"/>
                    </a:xfrm>
                    <a:prstGeom prst="rect">
                      <a:avLst/>
                    </a:prstGeom>
                    <a:ln>
                      <a:solidFill>
                        <a:schemeClr val="tx1"/>
                      </a:solidFill>
                    </a:ln>
                  </pic:spPr>
                </pic:pic>
              </a:graphicData>
            </a:graphic>
          </wp:inline>
        </w:drawing>
      </w:r>
    </w:p>
    <w:p w14:paraId="3881A922" w14:textId="77777777" w:rsidR="00997A9C" w:rsidRPr="009E649A" w:rsidRDefault="00997A9C" w:rsidP="008A72BC">
      <w:pPr>
        <w:spacing w:after="240" w:line="240" w:lineRule="auto"/>
        <w:jc w:val="center"/>
        <w:rPr>
          <w:rFonts w:ascii="Times New Roman" w:hAnsi="Times New Roman" w:cs="Times New Roman"/>
          <w:sz w:val="26"/>
          <w:szCs w:val="26"/>
        </w:rPr>
      </w:pPr>
      <w:r w:rsidRPr="009E649A">
        <w:rPr>
          <w:rFonts w:ascii="Times New Roman" w:hAnsi="Times New Roman" w:cs="Times New Roman"/>
          <w:sz w:val="26"/>
          <w:szCs w:val="26"/>
        </w:rPr>
        <w:t>Fig 4.3.</w:t>
      </w:r>
      <w:r w:rsidR="009E649A" w:rsidRPr="009E649A">
        <w:rPr>
          <w:rFonts w:ascii="Times New Roman" w:hAnsi="Times New Roman" w:cs="Times New Roman"/>
          <w:sz w:val="26"/>
          <w:szCs w:val="26"/>
        </w:rPr>
        <w:t>2</w:t>
      </w:r>
      <w:r w:rsidRPr="009E649A">
        <w:rPr>
          <w:rFonts w:ascii="Times New Roman" w:hAnsi="Times New Roman" w:cs="Times New Roman"/>
          <w:sz w:val="26"/>
          <w:szCs w:val="26"/>
        </w:rPr>
        <w:t xml:space="preserve"> </w:t>
      </w:r>
      <w:r w:rsidR="00355526">
        <w:rPr>
          <w:rFonts w:ascii="Times New Roman" w:hAnsi="Times New Roman" w:cs="Times New Roman"/>
          <w:sz w:val="26"/>
          <w:szCs w:val="26"/>
        </w:rPr>
        <w:t>Kill the Program</w:t>
      </w:r>
    </w:p>
    <w:p w14:paraId="61424DD3" w14:textId="77777777" w:rsidR="00997A9C" w:rsidRPr="009E649A" w:rsidRDefault="00997A9C" w:rsidP="008A72BC">
      <w:pPr>
        <w:spacing w:after="240" w:line="240" w:lineRule="auto"/>
        <w:jc w:val="center"/>
        <w:rPr>
          <w:rFonts w:ascii="Times New Roman" w:hAnsi="Times New Roman" w:cs="Times New Roman"/>
          <w:sz w:val="26"/>
          <w:szCs w:val="26"/>
        </w:rPr>
      </w:pPr>
      <w:r w:rsidRPr="009E649A">
        <w:rPr>
          <w:noProof/>
          <w:sz w:val="26"/>
          <w:szCs w:val="26"/>
          <w:lang w:val="en-US"/>
        </w:rPr>
        <w:lastRenderedPageBreak/>
        <w:drawing>
          <wp:inline distT="0" distB="0" distL="0" distR="0" wp14:anchorId="1AF7665A" wp14:editId="201E448B">
            <wp:extent cx="4809507" cy="3610490"/>
            <wp:effectExtent l="19050" t="19050" r="10160" b="285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89553" cy="3670581"/>
                    </a:xfrm>
                    <a:prstGeom prst="rect">
                      <a:avLst/>
                    </a:prstGeom>
                    <a:ln>
                      <a:solidFill>
                        <a:schemeClr val="tx1"/>
                      </a:solidFill>
                    </a:ln>
                  </pic:spPr>
                </pic:pic>
              </a:graphicData>
            </a:graphic>
          </wp:inline>
        </w:drawing>
      </w:r>
    </w:p>
    <w:p w14:paraId="47B074A3" w14:textId="77777777" w:rsidR="00997A9C" w:rsidRDefault="00997A9C" w:rsidP="008A72BC">
      <w:pPr>
        <w:spacing w:after="240" w:line="240" w:lineRule="auto"/>
        <w:jc w:val="center"/>
        <w:rPr>
          <w:rFonts w:ascii="Times New Roman" w:hAnsi="Times New Roman" w:cs="Times New Roman"/>
          <w:sz w:val="26"/>
          <w:szCs w:val="26"/>
        </w:rPr>
      </w:pPr>
      <w:r w:rsidRPr="009E649A">
        <w:rPr>
          <w:rFonts w:ascii="Times New Roman" w:hAnsi="Times New Roman" w:cs="Times New Roman"/>
          <w:sz w:val="26"/>
          <w:szCs w:val="26"/>
        </w:rPr>
        <w:t xml:space="preserve">Fig </w:t>
      </w:r>
      <w:r w:rsidR="009E649A">
        <w:rPr>
          <w:rFonts w:ascii="Times New Roman" w:hAnsi="Times New Roman" w:cs="Times New Roman"/>
          <w:sz w:val="26"/>
          <w:szCs w:val="26"/>
        </w:rPr>
        <w:t>4</w:t>
      </w:r>
      <w:r w:rsidRPr="009E649A">
        <w:rPr>
          <w:rFonts w:ascii="Times New Roman" w:hAnsi="Times New Roman" w:cs="Times New Roman"/>
          <w:sz w:val="26"/>
          <w:szCs w:val="26"/>
        </w:rPr>
        <w:t xml:space="preserve">.3.3 </w:t>
      </w:r>
      <w:r w:rsidR="00355526">
        <w:rPr>
          <w:rFonts w:ascii="Times New Roman" w:hAnsi="Times New Roman" w:cs="Times New Roman"/>
          <w:sz w:val="26"/>
          <w:szCs w:val="26"/>
        </w:rPr>
        <w:t>C</w:t>
      </w:r>
      <w:r w:rsidRPr="009E649A">
        <w:rPr>
          <w:rFonts w:ascii="Times New Roman" w:hAnsi="Times New Roman" w:cs="Times New Roman"/>
          <w:sz w:val="26"/>
          <w:szCs w:val="26"/>
        </w:rPr>
        <w:t xml:space="preserve">reate </w:t>
      </w:r>
      <w:r w:rsidR="00355526">
        <w:rPr>
          <w:rFonts w:ascii="Times New Roman" w:hAnsi="Times New Roman" w:cs="Times New Roman"/>
          <w:sz w:val="26"/>
          <w:szCs w:val="26"/>
        </w:rPr>
        <w:t>A</w:t>
      </w:r>
      <w:r w:rsidRPr="009E649A">
        <w:rPr>
          <w:rFonts w:ascii="Times New Roman" w:hAnsi="Times New Roman" w:cs="Times New Roman"/>
          <w:sz w:val="26"/>
          <w:szCs w:val="26"/>
        </w:rPr>
        <w:t>ccount</w:t>
      </w:r>
    </w:p>
    <w:p w14:paraId="57777B03" w14:textId="77777777" w:rsidR="009E649A" w:rsidRPr="009E649A" w:rsidRDefault="009E649A" w:rsidP="008A72BC">
      <w:pPr>
        <w:spacing w:after="240" w:line="240" w:lineRule="auto"/>
        <w:jc w:val="center"/>
        <w:rPr>
          <w:rFonts w:ascii="Times New Roman" w:hAnsi="Times New Roman" w:cs="Times New Roman"/>
          <w:sz w:val="26"/>
          <w:szCs w:val="26"/>
        </w:rPr>
      </w:pPr>
    </w:p>
    <w:p w14:paraId="1DB70E37" w14:textId="77777777" w:rsidR="00997A9C" w:rsidRPr="009E649A" w:rsidRDefault="00997A9C" w:rsidP="008A72BC">
      <w:pPr>
        <w:spacing w:after="240" w:line="240" w:lineRule="auto"/>
        <w:jc w:val="center"/>
        <w:rPr>
          <w:rFonts w:ascii="Times New Roman" w:hAnsi="Times New Roman" w:cs="Times New Roman"/>
          <w:sz w:val="26"/>
          <w:szCs w:val="26"/>
        </w:rPr>
      </w:pPr>
      <w:r w:rsidRPr="009E649A">
        <w:rPr>
          <w:noProof/>
          <w:sz w:val="26"/>
          <w:szCs w:val="26"/>
          <w:lang w:val="en-US"/>
        </w:rPr>
        <w:drawing>
          <wp:inline distT="0" distB="0" distL="0" distR="0" wp14:anchorId="443844AA" wp14:editId="3DAF0221">
            <wp:extent cx="4702175" cy="3431969"/>
            <wp:effectExtent l="19050" t="19050" r="22225" b="165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45561" cy="3463635"/>
                    </a:xfrm>
                    <a:prstGeom prst="rect">
                      <a:avLst/>
                    </a:prstGeom>
                    <a:ln>
                      <a:solidFill>
                        <a:schemeClr val="tx1"/>
                      </a:solidFill>
                    </a:ln>
                  </pic:spPr>
                </pic:pic>
              </a:graphicData>
            </a:graphic>
          </wp:inline>
        </w:drawing>
      </w:r>
    </w:p>
    <w:p w14:paraId="12A90B95" w14:textId="77777777" w:rsidR="00997A9C" w:rsidRPr="009E649A" w:rsidRDefault="00997A9C" w:rsidP="008A72BC">
      <w:pPr>
        <w:spacing w:after="240" w:line="240" w:lineRule="auto"/>
        <w:jc w:val="center"/>
        <w:rPr>
          <w:rFonts w:ascii="Times New Roman" w:hAnsi="Times New Roman" w:cs="Times New Roman"/>
          <w:sz w:val="26"/>
          <w:szCs w:val="26"/>
        </w:rPr>
      </w:pPr>
      <w:r w:rsidRPr="009E649A">
        <w:rPr>
          <w:rFonts w:ascii="Times New Roman" w:hAnsi="Times New Roman" w:cs="Times New Roman"/>
          <w:sz w:val="26"/>
          <w:szCs w:val="26"/>
        </w:rPr>
        <w:t>Fig 4.3.</w:t>
      </w:r>
      <w:r w:rsidR="009E649A">
        <w:rPr>
          <w:rFonts w:ascii="Times New Roman" w:hAnsi="Times New Roman" w:cs="Times New Roman"/>
          <w:sz w:val="26"/>
          <w:szCs w:val="26"/>
        </w:rPr>
        <w:t xml:space="preserve">4 </w:t>
      </w:r>
      <w:r w:rsidR="00355526">
        <w:rPr>
          <w:rFonts w:ascii="Times New Roman" w:hAnsi="Times New Roman" w:cs="Times New Roman"/>
          <w:sz w:val="26"/>
          <w:szCs w:val="26"/>
        </w:rPr>
        <w:t>L</w:t>
      </w:r>
      <w:r w:rsidRPr="009E649A">
        <w:rPr>
          <w:rFonts w:ascii="Times New Roman" w:hAnsi="Times New Roman" w:cs="Times New Roman"/>
          <w:sz w:val="26"/>
          <w:szCs w:val="26"/>
        </w:rPr>
        <w:t>ogin page</w:t>
      </w:r>
    </w:p>
    <w:p w14:paraId="7A2DFE0F" w14:textId="77777777" w:rsidR="00997A9C" w:rsidRPr="009E649A" w:rsidRDefault="00997A9C" w:rsidP="008A72BC">
      <w:pPr>
        <w:spacing w:after="240" w:line="240" w:lineRule="auto"/>
        <w:jc w:val="center"/>
        <w:rPr>
          <w:rFonts w:ascii="Times New Roman" w:hAnsi="Times New Roman" w:cs="Times New Roman"/>
          <w:b/>
          <w:bCs/>
          <w:sz w:val="26"/>
          <w:szCs w:val="26"/>
        </w:rPr>
      </w:pPr>
      <w:r w:rsidRPr="009E649A">
        <w:rPr>
          <w:noProof/>
          <w:sz w:val="26"/>
          <w:szCs w:val="26"/>
          <w:lang w:val="en-US"/>
        </w:rPr>
        <w:lastRenderedPageBreak/>
        <w:drawing>
          <wp:inline distT="0" distB="0" distL="0" distR="0" wp14:anchorId="7DF173B1" wp14:editId="32F046FC">
            <wp:extent cx="3681350" cy="2859181"/>
            <wp:effectExtent l="19050" t="19050" r="14605" b="177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40569" cy="2905175"/>
                    </a:xfrm>
                    <a:prstGeom prst="rect">
                      <a:avLst/>
                    </a:prstGeom>
                    <a:ln>
                      <a:solidFill>
                        <a:schemeClr val="tx1"/>
                      </a:solidFill>
                    </a:ln>
                  </pic:spPr>
                </pic:pic>
              </a:graphicData>
            </a:graphic>
          </wp:inline>
        </w:drawing>
      </w:r>
    </w:p>
    <w:p w14:paraId="517888B9" w14:textId="77777777" w:rsidR="00997A9C" w:rsidRDefault="00997A9C" w:rsidP="008A72BC">
      <w:pPr>
        <w:spacing w:after="240" w:line="240" w:lineRule="auto"/>
        <w:jc w:val="center"/>
        <w:rPr>
          <w:rFonts w:ascii="Times New Roman" w:hAnsi="Times New Roman" w:cs="Times New Roman"/>
          <w:sz w:val="26"/>
          <w:szCs w:val="26"/>
        </w:rPr>
      </w:pPr>
      <w:r w:rsidRPr="009E649A">
        <w:rPr>
          <w:rFonts w:ascii="Times New Roman" w:hAnsi="Times New Roman" w:cs="Times New Roman"/>
          <w:sz w:val="26"/>
          <w:szCs w:val="26"/>
        </w:rPr>
        <w:t xml:space="preserve">Fig 4.3.5 </w:t>
      </w:r>
      <w:r w:rsidR="00355526">
        <w:rPr>
          <w:rFonts w:ascii="Times New Roman" w:hAnsi="Times New Roman" w:cs="Times New Roman"/>
          <w:sz w:val="26"/>
          <w:szCs w:val="26"/>
        </w:rPr>
        <w:t>M</w:t>
      </w:r>
      <w:r w:rsidR="00A10D10" w:rsidRPr="009E649A">
        <w:rPr>
          <w:rFonts w:ascii="Times New Roman" w:hAnsi="Times New Roman" w:cs="Times New Roman"/>
          <w:sz w:val="26"/>
          <w:szCs w:val="26"/>
        </w:rPr>
        <w:t>enu 2</w:t>
      </w:r>
    </w:p>
    <w:p w14:paraId="1822040A" w14:textId="77777777" w:rsidR="009E649A" w:rsidRDefault="009E649A" w:rsidP="009E649A">
      <w:pPr>
        <w:spacing w:after="0" w:line="240" w:lineRule="auto"/>
        <w:jc w:val="center"/>
        <w:rPr>
          <w:rFonts w:ascii="Times New Roman" w:hAnsi="Times New Roman" w:cs="Times New Roman"/>
          <w:sz w:val="26"/>
          <w:szCs w:val="26"/>
        </w:rPr>
      </w:pPr>
    </w:p>
    <w:p w14:paraId="6C01BD82" w14:textId="77777777" w:rsidR="00A10D10" w:rsidRPr="009E649A" w:rsidRDefault="00A10D10" w:rsidP="008A72BC">
      <w:pPr>
        <w:spacing w:after="240" w:line="240" w:lineRule="auto"/>
        <w:jc w:val="center"/>
        <w:rPr>
          <w:noProof/>
          <w:sz w:val="26"/>
          <w:szCs w:val="26"/>
        </w:rPr>
      </w:pPr>
      <w:r w:rsidRPr="009E649A">
        <w:rPr>
          <w:noProof/>
          <w:sz w:val="26"/>
          <w:szCs w:val="26"/>
          <w:lang w:val="en-US"/>
        </w:rPr>
        <w:drawing>
          <wp:inline distT="0" distB="0" distL="0" distR="0" wp14:anchorId="46E00AC9" wp14:editId="1C0AA7AC">
            <wp:extent cx="3811979" cy="4040264"/>
            <wp:effectExtent l="19050" t="19050" r="17145" b="177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76568" cy="4108721"/>
                    </a:xfrm>
                    <a:prstGeom prst="rect">
                      <a:avLst/>
                    </a:prstGeom>
                    <a:ln>
                      <a:solidFill>
                        <a:schemeClr val="tx1"/>
                      </a:solidFill>
                    </a:ln>
                  </pic:spPr>
                </pic:pic>
              </a:graphicData>
            </a:graphic>
          </wp:inline>
        </w:drawing>
      </w:r>
    </w:p>
    <w:p w14:paraId="19D0282E" w14:textId="77777777" w:rsidR="00A10D10" w:rsidRPr="009E649A" w:rsidRDefault="00A10D10" w:rsidP="008A72BC">
      <w:pPr>
        <w:spacing w:after="240"/>
        <w:jc w:val="center"/>
        <w:rPr>
          <w:rFonts w:ascii="Times New Roman" w:hAnsi="Times New Roman" w:cs="Times New Roman"/>
          <w:sz w:val="26"/>
          <w:szCs w:val="26"/>
        </w:rPr>
      </w:pPr>
      <w:r w:rsidRPr="009E649A">
        <w:rPr>
          <w:rFonts w:ascii="Times New Roman" w:hAnsi="Times New Roman" w:cs="Times New Roman"/>
          <w:sz w:val="26"/>
          <w:szCs w:val="26"/>
        </w:rPr>
        <w:t>Fig 4.3.</w:t>
      </w:r>
      <w:r w:rsidR="009E649A">
        <w:rPr>
          <w:rFonts w:ascii="Times New Roman" w:hAnsi="Times New Roman" w:cs="Times New Roman"/>
          <w:sz w:val="26"/>
          <w:szCs w:val="26"/>
        </w:rPr>
        <w:t>6</w:t>
      </w:r>
      <w:r w:rsidRPr="009E649A">
        <w:rPr>
          <w:rFonts w:ascii="Times New Roman" w:hAnsi="Times New Roman" w:cs="Times New Roman"/>
          <w:sz w:val="26"/>
          <w:szCs w:val="26"/>
        </w:rPr>
        <w:t xml:space="preserve"> </w:t>
      </w:r>
      <w:r w:rsidR="00355526">
        <w:rPr>
          <w:rFonts w:ascii="Times New Roman" w:hAnsi="Times New Roman" w:cs="Times New Roman"/>
          <w:sz w:val="26"/>
          <w:szCs w:val="26"/>
        </w:rPr>
        <w:t>W</w:t>
      </w:r>
      <w:r w:rsidRPr="009E649A">
        <w:rPr>
          <w:rFonts w:ascii="Times New Roman" w:hAnsi="Times New Roman" w:cs="Times New Roman"/>
          <w:sz w:val="26"/>
          <w:szCs w:val="26"/>
        </w:rPr>
        <w:t xml:space="preserve">ithdrawal </w:t>
      </w:r>
      <w:r w:rsidR="00355526">
        <w:rPr>
          <w:rFonts w:ascii="Times New Roman" w:hAnsi="Times New Roman" w:cs="Times New Roman"/>
          <w:sz w:val="26"/>
          <w:szCs w:val="26"/>
        </w:rPr>
        <w:t>A</w:t>
      </w:r>
      <w:r w:rsidRPr="009E649A">
        <w:rPr>
          <w:rFonts w:ascii="Times New Roman" w:hAnsi="Times New Roman" w:cs="Times New Roman"/>
          <w:sz w:val="26"/>
          <w:szCs w:val="26"/>
        </w:rPr>
        <w:t>mount</w:t>
      </w:r>
    </w:p>
    <w:p w14:paraId="61A21B3D" w14:textId="77777777" w:rsidR="00A10D10" w:rsidRPr="009E649A" w:rsidRDefault="00A10D10" w:rsidP="008A72BC">
      <w:pPr>
        <w:spacing w:after="240" w:line="240" w:lineRule="auto"/>
        <w:jc w:val="center"/>
        <w:rPr>
          <w:rFonts w:ascii="Times New Roman" w:hAnsi="Times New Roman" w:cs="Times New Roman"/>
          <w:b/>
          <w:bCs/>
          <w:sz w:val="26"/>
          <w:szCs w:val="26"/>
        </w:rPr>
      </w:pPr>
      <w:r w:rsidRPr="009E649A">
        <w:rPr>
          <w:noProof/>
          <w:sz w:val="26"/>
          <w:szCs w:val="26"/>
          <w:lang w:val="en-US"/>
        </w:rPr>
        <w:lastRenderedPageBreak/>
        <w:drawing>
          <wp:inline distT="0" distB="0" distL="0" distR="0" wp14:anchorId="5FCF457A" wp14:editId="2DA94AEA">
            <wp:extent cx="4833257" cy="7347008"/>
            <wp:effectExtent l="0" t="0" r="5715"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56559" cy="7382430"/>
                    </a:xfrm>
                    <a:prstGeom prst="rect">
                      <a:avLst/>
                    </a:prstGeom>
                  </pic:spPr>
                </pic:pic>
              </a:graphicData>
            </a:graphic>
          </wp:inline>
        </w:drawing>
      </w:r>
    </w:p>
    <w:p w14:paraId="22FBEBA6" w14:textId="77777777" w:rsidR="00A10D10" w:rsidRPr="009E649A" w:rsidRDefault="00A10D10" w:rsidP="008A72BC">
      <w:pPr>
        <w:spacing w:after="240" w:line="240" w:lineRule="auto"/>
        <w:jc w:val="center"/>
        <w:rPr>
          <w:rFonts w:ascii="Times New Roman" w:hAnsi="Times New Roman" w:cs="Times New Roman"/>
          <w:sz w:val="26"/>
          <w:szCs w:val="26"/>
        </w:rPr>
      </w:pPr>
      <w:r w:rsidRPr="009E649A">
        <w:rPr>
          <w:rFonts w:ascii="Times New Roman" w:hAnsi="Times New Roman" w:cs="Times New Roman"/>
          <w:sz w:val="26"/>
          <w:szCs w:val="26"/>
        </w:rPr>
        <w:t>Fig 4.3.</w:t>
      </w:r>
      <w:r w:rsidR="009E649A">
        <w:rPr>
          <w:rFonts w:ascii="Times New Roman" w:hAnsi="Times New Roman" w:cs="Times New Roman"/>
          <w:sz w:val="26"/>
          <w:szCs w:val="26"/>
        </w:rPr>
        <w:t xml:space="preserve">7 </w:t>
      </w:r>
      <w:r w:rsidR="00355526">
        <w:rPr>
          <w:rFonts w:ascii="Times New Roman" w:hAnsi="Times New Roman" w:cs="Times New Roman"/>
          <w:sz w:val="26"/>
          <w:szCs w:val="26"/>
        </w:rPr>
        <w:t>D</w:t>
      </w:r>
      <w:r w:rsidRPr="009E649A">
        <w:rPr>
          <w:rFonts w:ascii="Times New Roman" w:hAnsi="Times New Roman" w:cs="Times New Roman"/>
          <w:sz w:val="26"/>
          <w:szCs w:val="26"/>
        </w:rPr>
        <w:t xml:space="preserve">eposit and </w:t>
      </w:r>
      <w:r w:rsidR="00355526">
        <w:rPr>
          <w:rFonts w:ascii="Times New Roman" w:hAnsi="Times New Roman" w:cs="Times New Roman"/>
          <w:sz w:val="26"/>
          <w:szCs w:val="26"/>
        </w:rPr>
        <w:t>S</w:t>
      </w:r>
      <w:r w:rsidRPr="009E649A">
        <w:rPr>
          <w:rFonts w:ascii="Times New Roman" w:hAnsi="Times New Roman" w:cs="Times New Roman"/>
          <w:sz w:val="26"/>
          <w:szCs w:val="26"/>
        </w:rPr>
        <w:t>how info</w:t>
      </w:r>
    </w:p>
    <w:p w14:paraId="358BF5C7" w14:textId="77777777" w:rsidR="00A10D10" w:rsidRPr="009E649A" w:rsidRDefault="00A10D10" w:rsidP="008A72BC">
      <w:pPr>
        <w:spacing w:after="240" w:line="240" w:lineRule="auto"/>
        <w:jc w:val="center"/>
        <w:rPr>
          <w:rFonts w:ascii="Times New Roman" w:hAnsi="Times New Roman" w:cs="Times New Roman"/>
          <w:b/>
          <w:bCs/>
          <w:sz w:val="26"/>
          <w:szCs w:val="26"/>
        </w:rPr>
      </w:pPr>
    </w:p>
    <w:p w14:paraId="5560AF27" w14:textId="77777777" w:rsidR="00A10D10" w:rsidRPr="009E649A" w:rsidRDefault="00A10D10" w:rsidP="009E649A">
      <w:pPr>
        <w:spacing w:after="0" w:line="240" w:lineRule="auto"/>
        <w:jc w:val="center"/>
        <w:rPr>
          <w:rFonts w:ascii="Times New Roman" w:hAnsi="Times New Roman" w:cs="Times New Roman"/>
          <w:b/>
          <w:bCs/>
          <w:sz w:val="26"/>
          <w:szCs w:val="26"/>
        </w:rPr>
      </w:pPr>
      <w:r w:rsidRPr="009E649A">
        <w:rPr>
          <w:noProof/>
          <w:sz w:val="26"/>
          <w:szCs w:val="26"/>
          <w:lang w:val="en-US"/>
        </w:rPr>
        <w:lastRenderedPageBreak/>
        <w:drawing>
          <wp:inline distT="0" distB="0" distL="0" distR="0" wp14:anchorId="52ABB492" wp14:editId="203B1C68">
            <wp:extent cx="3966359" cy="4286072"/>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94966" cy="4316985"/>
                    </a:xfrm>
                    <a:prstGeom prst="rect">
                      <a:avLst/>
                    </a:prstGeom>
                  </pic:spPr>
                </pic:pic>
              </a:graphicData>
            </a:graphic>
          </wp:inline>
        </w:drawing>
      </w:r>
    </w:p>
    <w:p w14:paraId="792C5F87" w14:textId="77777777" w:rsidR="00A10D10" w:rsidRDefault="00A10D10" w:rsidP="009E649A">
      <w:pPr>
        <w:spacing w:before="120" w:after="240" w:line="240" w:lineRule="auto"/>
        <w:jc w:val="center"/>
        <w:rPr>
          <w:rFonts w:ascii="Times New Roman" w:hAnsi="Times New Roman" w:cs="Times New Roman"/>
          <w:sz w:val="26"/>
          <w:szCs w:val="26"/>
        </w:rPr>
      </w:pPr>
      <w:r w:rsidRPr="009E649A">
        <w:rPr>
          <w:rFonts w:ascii="Times New Roman" w:hAnsi="Times New Roman" w:cs="Times New Roman"/>
          <w:sz w:val="26"/>
          <w:szCs w:val="26"/>
        </w:rPr>
        <w:t xml:space="preserve">Fig </w:t>
      </w:r>
      <w:r w:rsidR="009E649A">
        <w:rPr>
          <w:rFonts w:ascii="Times New Roman" w:hAnsi="Times New Roman" w:cs="Times New Roman"/>
          <w:sz w:val="26"/>
          <w:szCs w:val="26"/>
        </w:rPr>
        <w:t xml:space="preserve">4.3.8 </w:t>
      </w:r>
      <w:r w:rsidR="00355526">
        <w:rPr>
          <w:rFonts w:ascii="Times New Roman" w:hAnsi="Times New Roman" w:cs="Times New Roman"/>
          <w:sz w:val="26"/>
          <w:szCs w:val="26"/>
        </w:rPr>
        <w:t>C</w:t>
      </w:r>
      <w:r w:rsidRPr="009E649A">
        <w:rPr>
          <w:rFonts w:ascii="Times New Roman" w:hAnsi="Times New Roman" w:cs="Times New Roman"/>
          <w:sz w:val="26"/>
          <w:szCs w:val="26"/>
        </w:rPr>
        <w:t xml:space="preserve">hange </w:t>
      </w:r>
      <w:r w:rsidR="00355526">
        <w:rPr>
          <w:rFonts w:ascii="Times New Roman" w:hAnsi="Times New Roman" w:cs="Times New Roman"/>
          <w:sz w:val="26"/>
          <w:szCs w:val="26"/>
        </w:rPr>
        <w:t>P</w:t>
      </w:r>
      <w:r w:rsidRPr="009E649A">
        <w:rPr>
          <w:rFonts w:ascii="Times New Roman" w:hAnsi="Times New Roman" w:cs="Times New Roman"/>
          <w:sz w:val="26"/>
          <w:szCs w:val="26"/>
        </w:rPr>
        <w:t>assword</w:t>
      </w:r>
    </w:p>
    <w:p w14:paraId="3659C19E" w14:textId="77777777" w:rsidR="009E649A" w:rsidRPr="009E649A" w:rsidRDefault="009E649A" w:rsidP="009E649A">
      <w:pPr>
        <w:spacing w:after="0" w:line="240" w:lineRule="auto"/>
        <w:jc w:val="center"/>
        <w:rPr>
          <w:rFonts w:ascii="Times New Roman" w:hAnsi="Times New Roman" w:cs="Times New Roman"/>
          <w:sz w:val="26"/>
          <w:szCs w:val="26"/>
        </w:rPr>
      </w:pPr>
    </w:p>
    <w:p w14:paraId="2C65A2BE" w14:textId="77777777" w:rsidR="00A10D10" w:rsidRPr="009E649A" w:rsidRDefault="00A10D10" w:rsidP="008A72BC">
      <w:pPr>
        <w:spacing w:after="240" w:line="240" w:lineRule="auto"/>
        <w:jc w:val="center"/>
        <w:rPr>
          <w:rFonts w:ascii="Times New Roman" w:hAnsi="Times New Roman" w:cs="Times New Roman"/>
          <w:b/>
          <w:bCs/>
          <w:sz w:val="26"/>
          <w:szCs w:val="26"/>
        </w:rPr>
      </w:pPr>
      <w:r w:rsidRPr="009E649A">
        <w:rPr>
          <w:noProof/>
          <w:sz w:val="26"/>
          <w:szCs w:val="26"/>
          <w:lang w:val="en-US"/>
        </w:rPr>
        <w:drawing>
          <wp:inline distT="0" distB="0" distL="0" distR="0" wp14:anchorId="16BD93AE" wp14:editId="01D74225">
            <wp:extent cx="3443844" cy="3083060"/>
            <wp:effectExtent l="0" t="0" r="4445"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85496" cy="3120348"/>
                    </a:xfrm>
                    <a:prstGeom prst="rect">
                      <a:avLst/>
                    </a:prstGeom>
                  </pic:spPr>
                </pic:pic>
              </a:graphicData>
            </a:graphic>
          </wp:inline>
        </w:drawing>
      </w:r>
    </w:p>
    <w:p w14:paraId="52210C6B" w14:textId="77777777" w:rsidR="00A10D10" w:rsidRPr="009E649A" w:rsidRDefault="00A10D10" w:rsidP="008A72BC">
      <w:pPr>
        <w:spacing w:after="240" w:line="240" w:lineRule="auto"/>
        <w:jc w:val="center"/>
        <w:rPr>
          <w:rFonts w:ascii="Times New Roman" w:hAnsi="Times New Roman" w:cs="Times New Roman"/>
          <w:sz w:val="26"/>
          <w:szCs w:val="26"/>
        </w:rPr>
      </w:pPr>
      <w:r w:rsidRPr="009E649A">
        <w:rPr>
          <w:rFonts w:ascii="Times New Roman" w:hAnsi="Times New Roman" w:cs="Times New Roman"/>
          <w:sz w:val="26"/>
          <w:szCs w:val="26"/>
        </w:rPr>
        <w:t xml:space="preserve">Fig </w:t>
      </w:r>
      <w:r w:rsidR="009E649A">
        <w:rPr>
          <w:rFonts w:ascii="Times New Roman" w:hAnsi="Times New Roman" w:cs="Times New Roman"/>
          <w:sz w:val="26"/>
          <w:szCs w:val="26"/>
        </w:rPr>
        <w:t xml:space="preserve">4.3.9 </w:t>
      </w:r>
      <w:r w:rsidR="00355526">
        <w:rPr>
          <w:rFonts w:ascii="Times New Roman" w:hAnsi="Times New Roman" w:cs="Times New Roman"/>
          <w:sz w:val="26"/>
          <w:szCs w:val="26"/>
        </w:rPr>
        <w:t>S</w:t>
      </w:r>
      <w:r w:rsidRPr="009E649A">
        <w:rPr>
          <w:rFonts w:ascii="Times New Roman" w:hAnsi="Times New Roman" w:cs="Times New Roman"/>
          <w:sz w:val="26"/>
          <w:szCs w:val="26"/>
        </w:rPr>
        <w:t xml:space="preserve">how </w:t>
      </w:r>
      <w:r w:rsidR="00355526">
        <w:rPr>
          <w:rFonts w:ascii="Times New Roman" w:hAnsi="Times New Roman" w:cs="Times New Roman"/>
          <w:sz w:val="26"/>
          <w:szCs w:val="26"/>
        </w:rPr>
        <w:t>P</w:t>
      </w:r>
      <w:r w:rsidRPr="009E649A">
        <w:rPr>
          <w:rFonts w:ascii="Times New Roman" w:hAnsi="Times New Roman" w:cs="Times New Roman"/>
          <w:sz w:val="26"/>
          <w:szCs w:val="26"/>
        </w:rPr>
        <w:t>rocess history</w:t>
      </w:r>
    </w:p>
    <w:p w14:paraId="58E643F4" w14:textId="77777777" w:rsidR="00A10D10" w:rsidRDefault="00A10D10" w:rsidP="008A72BC">
      <w:pPr>
        <w:spacing w:after="240" w:line="240" w:lineRule="auto"/>
        <w:jc w:val="center"/>
        <w:rPr>
          <w:rFonts w:ascii="Times New Roman" w:hAnsi="Times New Roman" w:cs="Times New Roman"/>
          <w:b/>
          <w:bCs/>
          <w:sz w:val="26"/>
          <w:szCs w:val="26"/>
        </w:rPr>
      </w:pPr>
      <w:r w:rsidRPr="009E649A">
        <w:rPr>
          <w:noProof/>
          <w:sz w:val="26"/>
          <w:szCs w:val="26"/>
          <w:lang w:val="en-US"/>
        </w:rPr>
        <w:lastRenderedPageBreak/>
        <w:drawing>
          <wp:inline distT="0" distB="0" distL="0" distR="0" wp14:anchorId="3A11474E" wp14:editId="43E94837">
            <wp:extent cx="5590540" cy="42595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46978" cy="4378774"/>
                    </a:xfrm>
                    <a:prstGeom prst="rect">
                      <a:avLst/>
                    </a:prstGeom>
                  </pic:spPr>
                </pic:pic>
              </a:graphicData>
            </a:graphic>
          </wp:inline>
        </w:drawing>
      </w:r>
    </w:p>
    <w:p w14:paraId="14C9D4BD" w14:textId="77777777" w:rsidR="00355526" w:rsidRPr="00355526" w:rsidRDefault="00355526" w:rsidP="00355526">
      <w:pPr>
        <w:spacing w:after="240" w:line="240" w:lineRule="auto"/>
        <w:jc w:val="center"/>
        <w:rPr>
          <w:rFonts w:ascii="Times New Roman" w:hAnsi="Times New Roman" w:cs="Times New Roman"/>
          <w:sz w:val="26"/>
          <w:szCs w:val="26"/>
        </w:rPr>
      </w:pPr>
      <w:r w:rsidRPr="00355526">
        <w:rPr>
          <w:rFonts w:ascii="Times New Roman" w:hAnsi="Times New Roman" w:cs="Times New Roman"/>
          <w:sz w:val="26"/>
          <w:szCs w:val="26"/>
        </w:rPr>
        <w:t>Fig 4.3.10 Process History</w:t>
      </w:r>
    </w:p>
    <w:p w14:paraId="1DF31C1F" w14:textId="77777777" w:rsidR="00A10D10" w:rsidRPr="009E649A" w:rsidRDefault="008A72BC" w:rsidP="008A72BC">
      <w:pPr>
        <w:spacing w:after="240" w:line="240" w:lineRule="auto"/>
        <w:jc w:val="center"/>
        <w:rPr>
          <w:rFonts w:ascii="Times New Roman" w:hAnsi="Times New Roman" w:cs="Times New Roman"/>
          <w:b/>
          <w:bCs/>
          <w:sz w:val="26"/>
          <w:szCs w:val="26"/>
        </w:rPr>
      </w:pPr>
      <w:r w:rsidRPr="009E649A">
        <w:rPr>
          <w:noProof/>
          <w:sz w:val="26"/>
          <w:szCs w:val="26"/>
          <w:lang w:val="en-US"/>
        </w:rPr>
        <w:drawing>
          <wp:inline distT="0" distB="0" distL="0" distR="0" wp14:anchorId="67843E65" wp14:editId="575A8F6B">
            <wp:extent cx="5219700" cy="292133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38681" cy="2931953"/>
                    </a:xfrm>
                    <a:prstGeom prst="rect">
                      <a:avLst/>
                    </a:prstGeom>
                  </pic:spPr>
                </pic:pic>
              </a:graphicData>
            </a:graphic>
          </wp:inline>
        </w:drawing>
      </w:r>
    </w:p>
    <w:p w14:paraId="128A935A" w14:textId="77777777" w:rsidR="00A10D10" w:rsidRPr="009E649A" w:rsidRDefault="008A72BC" w:rsidP="008A72BC">
      <w:pPr>
        <w:spacing w:after="240" w:line="240" w:lineRule="auto"/>
        <w:jc w:val="center"/>
        <w:rPr>
          <w:rFonts w:ascii="Times New Roman" w:hAnsi="Times New Roman" w:cs="Times New Roman"/>
          <w:sz w:val="26"/>
          <w:szCs w:val="26"/>
        </w:rPr>
      </w:pPr>
      <w:r w:rsidRPr="009E649A">
        <w:rPr>
          <w:rFonts w:ascii="Times New Roman" w:hAnsi="Times New Roman" w:cs="Times New Roman"/>
          <w:sz w:val="26"/>
          <w:szCs w:val="26"/>
        </w:rPr>
        <w:t>Fig 4.3.</w:t>
      </w:r>
      <w:r w:rsidR="009E649A">
        <w:rPr>
          <w:rFonts w:ascii="Times New Roman" w:hAnsi="Times New Roman" w:cs="Times New Roman"/>
          <w:sz w:val="26"/>
          <w:szCs w:val="26"/>
        </w:rPr>
        <w:t>11</w:t>
      </w:r>
      <w:r w:rsidRPr="009E649A">
        <w:rPr>
          <w:rFonts w:ascii="Times New Roman" w:hAnsi="Times New Roman" w:cs="Times New Roman"/>
          <w:sz w:val="26"/>
          <w:szCs w:val="26"/>
        </w:rPr>
        <w:t xml:space="preserve"> </w:t>
      </w:r>
      <w:r w:rsidR="00355526">
        <w:rPr>
          <w:rFonts w:ascii="Times New Roman" w:hAnsi="Times New Roman" w:cs="Times New Roman"/>
          <w:sz w:val="26"/>
          <w:szCs w:val="26"/>
        </w:rPr>
        <w:t>P</w:t>
      </w:r>
      <w:r w:rsidRPr="009E649A">
        <w:rPr>
          <w:rFonts w:ascii="Times New Roman" w:hAnsi="Times New Roman" w:cs="Times New Roman"/>
          <w:sz w:val="26"/>
          <w:szCs w:val="26"/>
        </w:rPr>
        <w:t xml:space="preserve">rocess </w:t>
      </w:r>
      <w:r w:rsidR="00355526">
        <w:rPr>
          <w:rFonts w:ascii="Times New Roman" w:hAnsi="Times New Roman" w:cs="Times New Roman"/>
          <w:sz w:val="26"/>
          <w:szCs w:val="26"/>
        </w:rPr>
        <w:t>H</w:t>
      </w:r>
      <w:r w:rsidRPr="009E649A">
        <w:rPr>
          <w:rFonts w:ascii="Times New Roman" w:hAnsi="Times New Roman" w:cs="Times New Roman"/>
          <w:sz w:val="26"/>
          <w:szCs w:val="26"/>
        </w:rPr>
        <w:t>istory text file</w:t>
      </w:r>
    </w:p>
    <w:p w14:paraId="69439F1C" w14:textId="77777777" w:rsidR="008A72BC" w:rsidRPr="009E649A" w:rsidRDefault="008A72BC" w:rsidP="008A72BC">
      <w:pPr>
        <w:spacing w:after="240" w:line="240" w:lineRule="auto"/>
        <w:jc w:val="center"/>
        <w:rPr>
          <w:rFonts w:ascii="Times New Roman" w:hAnsi="Times New Roman" w:cs="Times New Roman"/>
          <w:sz w:val="26"/>
          <w:szCs w:val="26"/>
        </w:rPr>
      </w:pPr>
    </w:p>
    <w:p w14:paraId="623BF6F2" w14:textId="77777777" w:rsidR="00A10D10" w:rsidRPr="009E649A" w:rsidRDefault="008A72BC" w:rsidP="008A72BC">
      <w:pPr>
        <w:spacing w:after="240" w:line="240" w:lineRule="auto"/>
        <w:jc w:val="center"/>
        <w:rPr>
          <w:rFonts w:ascii="Times New Roman" w:hAnsi="Times New Roman" w:cs="Times New Roman"/>
          <w:b/>
          <w:bCs/>
          <w:sz w:val="26"/>
          <w:szCs w:val="26"/>
        </w:rPr>
      </w:pPr>
      <w:r w:rsidRPr="009E649A">
        <w:rPr>
          <w:noProof/>
          <w:sz w:val="26"/>
          <w:szCs w:val="26"/>
          <w:lang w:val="en-US"/>
        </w:rPr>
        <w:drawing>
          <wp:inline distT="0" distB="0" distL="0" distR="0" wp14:anchorId="483CD6D5" wp14:editId="610A96D9">
            <wp:extent cx="5189656" cy="324196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09128" cy="3254128"/>
                    </a:xfrm>
                    <a:prstGeom prst="rect">
                      <a:avLst/>
                    </a:prstGeom>
                  </pic:spPr>
                </pic:pic>
              </a:graphicData>
            </a:graphic>
          </wp:inline>
        </w:drawing>
      </w:r>
    </w:p>
    <w:p w14:paraId="317D92D5" w14:textId="77777777" w:rsidR="008A72BC" w:rsidRPr="009E649A" w:rsidRDefault="008A72BC" w:rsidP="008A72BC">
      <w:pPr>
        <w:spacing w:after="240" w:line="240" w:lineRule="auto"/>
        <w:jc w:val="center"/>
        <w:rPr>
          <w:rFonts w:ascii="Times New Roman" w:hAnsi="Times New Roman" w:cs="Times New Roman"/>
          <w:sz w:val="26"/>
          <w:szCs w:val="26"/>
        </w:rPr>
      </w:pPr>
      <w:r w:rsidRPr="009E649A">
        <w:rPr>
          <w:rFonts w:ascii="Times New Roman" w:hAnsi="Times New Roman" w:cs="Times New Roman"/>
          <w:sz w:val="26"/>
          <w:szCs w:val="26"/>
        </w:rPr>
        <w:t>Fig 4.3.1</w:t>
      </w:r>
      <w:r w:rsidR="009E649A">
        <w:rPr>
          <w:rFonts w:ascii="Times New Roman" w:hAnsi="Times New Roman" w:cs="Times New Roman"/>
          <w:sz w:val="26"/>
          <w:szCs w:val="26"/>
        </w:rPr>
        <w:t xml:space="preserve">2 </w:t>
      </w:r>
      <w:r w:rsidRPr="009E649A">
        <w:rPr>
          <w:rFonts w:ascii="Times New Roman" w:hAnsi="Times New Roman" w:cs="Times New Roman"/>
          <w:sz w:val="26"/>
          <w:szCs w:val="26"/>
        </w:rPr>
        <w:t xml:space="preserve"> </w:t>
      </w:r>
      <w:r w:rsidR="003421AF" w:rsidRPr="009E649A">
        <w:rPr>
          <w:rFonts w:ascii="Times New Roman" w:hAnsi="Times New Roman" w:cs="Times New Roman"/>
          <w:sz w:val="26"/>
          <w:szCs w:val="26"/>
        </w:rPr>
        <w:t>a</w:t>
      </w:r>
      <w:r w:rsidR="003421AF">
        <w:rPr>
          <w:rFonts w:ascii="Times New Roman" w:hAnsi="Times New Roman" w:cs="Times New Roman"/>
          <w:sz w:val="26"/>
          <w:szCs w:val="26"/>
        </w:rPr>
        <w:t>c</w:t>
      </w:r>
      <w:r w:rsidR="003421AF" w:rsidRPr="009E649A">
        <w:rPr>
          <w:rFonts w:ascii="Times New Roman" w:hAnsi="Times New Roman" w:cs="Times New Roman"/>
          <w:sz w:val="26"/>
          <w:szCs w:val="26"/>
        </w:rPr>
        <w:t>counts</w:t>
      </w:r>
      <w:r w:rsidRPr="009E649A">
        <w:rPr>
          <w:rFonts w:ascii="Times New Roman" w:hAnsi="Times New Roman" w:cs="Times New Roman"/>
          <w:sz w:val="26"/>
          <w:szCs w:val="26"/>
        </w:rPr>
        <w:t xml:space="preserve"> created</w:t>
      </w:r>
    </w:p>
    <w:p w14:paraId="3976C4F4" w14:textId="77777777" w:rsidR="00A10D10" w:rsidRPr="009E649A" w:rsidRDefault="00A10D10" w:rsidP="00CB1BF1">
      <w:pPr>
        <w:spacing w:after="240" w:line="240" w:lineRule="auto"/>
        <w:jc w:val="center"/>
        <w:rPr>
          <w:rFonts w:ascii="Times New Roman" w:hAnsi="Times New Roman" w:cs="Times New Roman"/>
          <w:b/>
          <w:bCs/>
          <w:sz w:val="26"/>
          <w:szCs w:val="26"/>
        </w:rPr>
      </w:pPr>
    </w:p>
    <w:p w14:paraId="1C6E9ABC" w14:textId="77777777" w:rsidR="00997A9C" w:rsidRDefault="00997A9C" w:rsidP="008A72BC">
      <w:pPr>
        <w:spacing w:after="240" w:line="240" w:lineRule="auto"/>
        <w:rPr>
          <w:rFonts w:ascii="Times New Roman" w:hAnsi="Times New Roman" w:cs="Times New Roman"/>
          <w:b/>
          <w:bCs/>
          <w:sz w:val="28"/>
          <w:szCs w:val="28"/>
        </w:rPr>
      </w:pPr>
    </w:p>
    <w:p w14:paraId="5A32ECD2" w14:textId="77777777" w:rsidR="003421AF" w:rsidRDefault="003421AF" w:rsidP="008A72BC">
      <w:pPr>
        <w:spacing w:after="240" w:line="240" w:lineRule="auto"/>
        <w:rPr>
          <w:rFonts w:ascii="Times New Roman" w:hAnsi="Times New Roman" w:cs="Times New Roman"/>
          <w:b/>
          <w:bCs/>
          <w:sz w:val="28"/>
          <w:szCs w:val="28"/>
        </w:rPr>
      </w:pPr>
    </w:p>
    <w:p w14:paraId="6EB41BEA" w14:textId="77777777" w:rsidR="003421AF" w:rsidRDefault="003421AF" w:rsidP="008A72BC">
      <w:pPr>
        <w:spacing w:after="240" w:line="240" w:lineRule="auto"/>
        <w:rPr>
          <w:rFonts w:ascii="Times New Roman" w:hAnsi="Times New Roman" w:cs="Times New Roman"/>
          <w:b/>
          <w:bCs/>
          <w:sz w:val="28"/>
          <w:szCs w:val="28"/>
        </w:rPr>
      </w:pPr>
    </w:p>
    <w:p w14:paraId="0E9FC1DE" w14:textId="77777777" w:rsidR="003421AF" w:rsidRDefault="003421AF" w:rsidP="008A72BC">
      <w:pPr>
        <w:spacing w:after="240" w:line="240" w:lineRule="auto"/>
        <w:rPr>
          <w:rFonts w:ascii="Times New Roman" w:hAnsi="Times New Roman" w:cs="Times New Roman"/>
          <w:b/>
          <w:bCs/>
          <w:sz w:val="28"/>
          <w:szCs w:val="28"/>
        </w:rPr>
      </w:pPr>
    </w:p>
    <w:p w14:paraId="21DD1DD1" w14:textId="77777777" w:rsidR="003421AF" w:rsidRDefault="003421AF" w:rsidP="008A72BC">
      <w:pPr>
        <w:spacing w:after="240" w:line="240" w:lineRule="auto"/>
        <w:rPr>
          <w:rFonts w:ascii="Times New Roman" w:hAnsi="Times New Roman" w:cs="Times New Roman"/>
          <w:b/>
          <w:bCs/>
          <w:sz w:val="28"/>
          <w:szCs w:val="28"/>
        </w:rPr>
      </w:pPr>
    </w:p>
    <w:p w14:paraId="3ACDAF4C" w14:textId="77777777" w:rsidR="003421AF" w:rsidRDefault="003421AF" w:rsidP="008A72BC">
      <w:pPr>
        <w:spacing w:after="240" w:line="240" w:lineRule="auto"/>
        <w:rPr>
          <w:rFonts w:ascii="Times New Roman" w:hAnsi="Times New Roman" w:cs="Times New Roman"/>
          <w:b/>
          <w:bCs/>
          <w:sz w:val="28"/>
          <w:szCs w:val="28"/>
        </w:rPr>
      </w:pPr>
    </w:p>
    <w:p w14:paraId="7FCABE50" w14:textId="77777777" w:rsidR="003421AF" w:rsidRDefault="003421AF" w:rsidP="008A72BC">
      <w:pPr>
        <w:spacing w:after="240" w:line="240" w:lineRule="auto"/>
        <w:rPr>
          <w:rFonts w:ascii="Times New Roman" w:hAnsi="Times New Roman" w:cs="Times New Roman"/>
          <w:b/>
          <w:bCs/>
          <w:sz w:val="28"/>
          <w:szCs w:val="28"/>
        </w:rPr>
      </w:pPr>
    </w:p>
    <w:p w14:paraId="1FF3FCC0" w14:textId="77777777" w:rsidR="003421AF" w:rsidRDefault="003421AF" w:rsidP="008A72BC">
      <w:pPr>
        <w:spacing w:after="240" w:line="240" w:lineRule="auto"/>
        <w:rPr>
          <w:rFonts w:ascii="Times New Roman" w:hAnsi="Times New Roman" w:cs="Times New Roman"/>
          <w:b/>
          <w:bCs/>
          <w:sz w:val="28"/>
          <w:szCs w:val="28"/>
        </w:rPr>
      </w:pPr>
    </w:p>
    <w:p w14:paraId="6E3404A0" w14:textId="77777777" w:rsidR="003421AF" w:rsidRDefault="003421AF" w:rsidP="008A72BC">
      <w:pPr>
        <w:spacing w:after="240" w:line="240" w:lineRule="auto"/>
        <w:rPr>
          <w:rFonts w:ascii="Times New Roman" w:hAnsi="Times New Roman" w:cs="Times New Roman"/>
          <w:b/>
          <w:bCs/>
          <w:sz w:val="28"/>
          <w:szCs w:val="28"/>
        </w:rPr>
      </w:pPr>
    </w:p>
    <w:p w14:paraId="5CA254C6" w14:textId="77777777" w:rsidR="003421AF" w:rsidRDefault="003421AF" w:rsidP="008A72BC">
      <w:pPr>
        <w:spacing w:after="240" w:line="240" w:lineRule="auto"/>
        <w:rPr>
          <w:rFonts w:ascii="Times New Roman" w:hAnsi="Times New Roman" w:cs="Times New Roman"/>
          <w:b/>
          <w:bCs/>
          <w:sz w:val="28"/>
          <w:szCs w:val="28"/>
        </w:rPr>
      </w:pPr>
    </w:p>
    <w:p w14:paraId="5A9B2A70" w14:textId="77777777" w:rsidR="003421AF" w:rsidRDefault="003421AF" w:rsidP="008A72BC">
      <w:pPr>
        <w:spacing w:after="240" w:line="240" w:lineRule="auto"/>
        <w:rPr>
          <w:rFonts w:ascii="Times New Roman" w:hAnsi="Times New Roman" w:cs="Times New Roman"/>
          <w:b/>
          <w:bCs/>
          <w:sz w:val="28"/>
          <w:szCs w:val="28"/>
        </w:rPr>
      </w:pPr>
    </w:p>
    <w:p w14:paraId="0DB7E3DB" w14:textId="77777777" w:rsidR="003421AF" w:rsidRDefault="003421AF" w:rsidP="008A72BC">
      <w:pPr>
        <w:spacing w:after="240" w:line="240" w:lineRule="auto"/>
        <w:rPr>
          <w:rFonts w:ascii="Times New Roman" w:hAnsi="Times New Roman" w:cs="Times New Roman"/>
          <w:b/>
          <w:bCs/>
          <w:sz w:val="28"/>
          <w:szCs w:val="28"/>
        </w:rPr>
      </w:pPr>
    </w:p>
    <w:p w14:paraId="62AD01E0" w14:textId="77777777" w:rsidR="00CB1BF1" w:rsidRDefault="00CB1BF1" w:rsidP="00CB1BF1">
      <w:pPr>
        <w:spacing w:after="240" w:line="240" w:lineRule="auto"/>
        <w:jc w:val="center"/>
        <w:rPr>
          <w:rFonts w:ascii="Times New Roman" w:hAnsi="Times New Roman" w:cs="Times New Roman"/>
          <w:b/>
          <w:bCs/>
          <w:sz w:val="28"/>
          <w:szCs w:val="28"/>
        </w:rPr>
      </w:pPr>
      <w:r>
        <w:rPr>
          <w:rFonts w:ascii="Times New Roman" w:hAnsi="Times New Roman" w:cs="Times New Roman"/>
          <w:b/>
          <w:bCs/>
          <w:sz w:val="28"/>
          <w:szCs w:val="28"/>
        </w:rPr>
        <w:t>CHAPTER 5</w:t>
      </w:r>
    </w:p>
    <w:p w14:paraId="222DECDB" w14:textId="77777777" w:rsidR="0038784C" w:rsidRDefault="00CB1BF1" w:rsidP="0038784C">
      <w:pPr>
        <w:spacing w:after="240" w:line="240" w:lineRule="auto"/>
        <w:jc w:val="center"/>
        <w:rPr>
          <w:rFonts w:ascii="Times New Roman" w:hAnsi="Times New Roman" w:cs="Times New Roman"/>
          <w:b/>
          <w:bCs/>
          <w:sz w:val="28"/>
          <w:szCs w:val="28"/>
        </w:rPr>
      </w:pPr>
      <w:r>
        <w:rPr>
          <w:rFonts w:ascii="Times New Roman" w:hAnsi="Times New Roman" w:cs="Times New Roman"/>
          <w:b/>
          <w:bCs/>
          <w:sz w:val="28"/>
          <w:szCs w:val="28"/>
        </w:rPr>
        <w:t>CONCLUSION AND F</w:t>
      </w:r>
      <w:r w:rsidR="0038784C">
        <w:rPr>
          <w:rFonts w:ascii="Times New Roman" w:hAnsi="Times New Roman" w:cs="Times New Roman"/>
          <w:b/>
          <w:bCs/>
          <w:sz w:val="28"/>
          <w:szCs w:val="28"/>
        </w:rPr>
        <w:t>UTURE ENHANCEMENTS</w:t>
      </w:r>
    </w:p>
    <w:p w14:paraId="56E45869" w14:textId="77777777" w:rsidR="0038784C" w:rsidRDefault="0038784C" w:rsidP="0038784C">
      <w:pPr>
        <w:spacing w:after="240" w:line="240" w:lineRule="auto"/>
        <w:rPr>
          <w:rFonts w:ascii="Times New Roman" w:hAnsi="Times New Roman" w:cs="Times New Roman"/>
          <w:b/>
          <w:bCs/>
          <w:sz w:val="28"/>
          <w:szCs w:val="28"/>
        </w:rPr>
      </w:pPr>
      <w:r>
        <w:rPr>
          <w:rFonts w:ascii="Times New Roman" w:hAnsi="Times New Roman" w:cs="Times New Roman"/>
          <w:b/>
          <w:bCs/>
          <w:sz w:val="28"/>
          <w:szCs w:val="28"/>
        </w:rPr>
        <w:t>5.</w:t>
      </w:r>
      <w:r w:rsidR="003965EF">
        <w:rPr>
          <w:rFonts w:ascii="Times New Roman" w:hAnsi="Times New Roman" w:cs="Times New Roman"/>
          <w:b/>
          <w:bCs/>
          <w:sz w:val="28"/>
          <w:szCs w:val="28"/>
        </w:rPr>
        <w:t>.</w:t>
      </w:r>
      <w:r>
        <w:rPr>
          <w:rFonts w:ascii="Times New Roman" w:hAnsi="Times New Roman" w:cs="Times New Roman"/>
          <w:b/>
          <w:bCs/>
          <w:sz w:val="28"/>
          <w:szCs w:val="28"/>
        </w:rPr>
        <w:t xml:space="preserve"> CONCLUSION</w:t>
      </w:r>
    </w:p>
    <w:p w14:paraId="11209F98" w14:textId="77777777" w:rsidR="003965EF" w:rsidRDefault="0038784C" w:rsidP="003965EF">
      <w:pPr>
        <w:spacing w:after="240"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The application is robust and versatile as not only does it upgrade the underlying features of a realistic Automatic Teller Machine, it’s easy to access and comprehend. With 10 modules encompassing over 20 functionalities, a user can run </w:t>
      </w:r>
      <w:r w:rsidR="003965EF">
        <w:rPr>
          <w:rFonts w:ascii="Times New Roman" w:hAnsi="Times New Roman" w:cs="Times New Roman"/>
          <w:sz w:val="26"/>
          <w:szCs w:val="26"/>
        </w:rPr>
        <w:t>through numerous</w:t>
      </w:r>
      <w:r>
        <w:rPr>
          <w:rFonts w:ascii="Times New Roman" w:hAnsi="Times New Roman" w:cs="Times New Roman"/>
          <w:sz w:val="26"/>
          <w:szCs w:val="26"/>
        </w:rPr>
        <w:t xml:space="preserve"> trails as he/she deems necessary. The system can be implemented as a reference for the design of an actual ATM. Furthermore, it can be used to assess, test and make a note of the proper work flow an ATM</w:t>
      </w:r>
      <w:r w:rsidR="003965EF">
        <w:rPr>
          <w:rFonts w:ascii="Times New Roman" w:hAnsi="Times New Roman" w:cs="Times New Roman"/>
          <w:sz w:val="26"/>
          <w:szCs w:val="26"/>
        </w:rPr>
        <w:t>, s</w:t>
      </w:r>
      <w:r>
        <w:rPr>
          <w:rFonts w:ascii="Times New Roman" w:hAnsi="Times New Roman" w:cs="Times New Roman"/>
          <w:sz w:val="26"/>
          <w:szCs w:val="26"/>
        </w:rPr>
        <w:t>o that the customers do</w:t>
      </w:r>
      <w:r w:rsidR="003965EF">
        <w:rPr>
          <w:rFonts w:ascii="Times New Roman" w:hAnsi="Times New Roman" w:cs="Times New Roman"/>
          <w:sz w:val="26"/>
          <w:szCs w:val="26"/>
        </w:rPr>
        <w:t xml:space="preserve"> not</w:t>
      </w:r>
      <w:r>
        <w:rPr>
          <w:rFonts w:ascii="Times New Roman" w:hAnsi="Times New Roman" w:cs="Times New Roman"/>
          <w:sz w:val="26"/>
          <w:szCs w:val="26"/>
        </w:rPr>
        <w:t xml:space="preserve"> encounter any kinds of bugs or </w:t>
      </w:r>
      <w:r w:rsidR="003965EF">
        <w:rPr>
          <w:rFonts w:ascii="Times New Roman" w:hAnsi="Times New Roman" w:cs="Times New Roman"/>
          <w:sz w:val="26"/>
          <w:szCs w:val="26"/>
        </w:rPr>
        <w:t xml:space="preserve">any trivial </w:t>
      </w:r>
      <w:r w:rsidR="00355526">
        <w:rPr>
          <w:rFonts w:ascii="Times New Roman" w:hAnsi="Times New Roman" w:cs="Times New Roman"/>
          <w:sz w:val="26"/>
          <w:szCs w:val="26"/>
        </w:rPr>
        <w:t>issues. We</w:t>
      </w:r>
      <w:r>
        <w:rPr>
          <w:rFonts w:ascii="Times New Roman" w:hAnsi="Times New Roman" w:cs="Times New Roman"/>
          <w:sz w:val="26"/>
          <w:szCs w:val="26"/>
        </w:rPr>
        <w:t xml:space="preserve"> solemnly hope that the system contributes to the aforementioned </w:t>
      </w:r>
      <w:r w:rsidR="003965EF">
        <w:rPr>
          <w:rFonts w:ascii="Times New Roman" w:hAnsi="Times New Roman" w:cs="Times New Roman"/>
          <w:sz w:val="26"/>
          <w:szCs w:val="26"/>
        </w:rPr>
        <w:t>or anywhere else relevant.</w:t>
      </w:r>
    </w:p>
    <w:p w14:paraId="2B974FD4" w14:textId="77777777" w:rsidR="003965EF" w:rsidRDefault="003965EF" w:rsidP="003965EF">
      <w:pPr>
        <w:spacing w:after="240" w:line="360" w:lineRule="auto"/>
        <w:jc w:val="both"/>
        <w:rPr>
          <w:rFonts w:ascii="Times New Roman" w:hAnsi="Times New Roman" w:cs="Times New Roman"/>
          <w:b/>
          <w:bCs/>
          <w:sz w:val="26"/>
          <w:szCs w:val="26"/>
        </w:rPr>
      </w:pPr>
      <w:r w:rsidRPr="003965EF">
        <w:rPr>
          <w:rFonts w:ascii="Times New Roman" w:hAnsi="Times New Roman" w:cs="Times New Roman"/>
          <w:b/>
          <w:bCs/>
          <w:sz w:val="26"/>
          <w:szCs w:val="26"/>
        </w:rPr>
        <w:t>5.2</w:t>
      </w:r>
      <w:r>
        <w:rPr>
          <w:rFonts w:ascii="Times New Roman" w:hAnsi="Times New Roman" w:cs="Times New Roman"/>
          <w:b/>
          <w:bCs/>
          <w:sz w:val="26"/>
          <w:szCs w:val="26"/>
        </w:rPr>
        <w:t>.</w:t>
      </w:r>
      <w:r w:rsidRPr="003965EF">
        <w:rPr>
          <w:rFonts w:ascii="Times New Roman" w:hAnsi="Times New Roman" w:cs="Times New Roman"/>
          <w:b/>
          <w:bCs/>
          <w:sz w:val="26"/>
          <w:szCs w:val="26"/>
        </w:rPr>
        <w:t xml:space="preserve"> FUTURE ENHANCEMENTS</w:t>
      </w:r>
    </w:p>
    <w:p w14:paraId="787E812B" w14:textId="31E3948C" w:rsidR="0038784C" w:rsidRDefault="003965EF" w:rsidP="0088668E">
      <w:pPr>
        <w:spacing w:after="240" w:line="360" w:lineRule="auto"/>
        <w:ind w:firstLine="720"/>
        <w:jc w:val="both"/>
        <w:rPr>
          <w:rFonts w:ascii="Times New Roman" w:hAnsi="Times New Roman" w:cs="Times New Roman"/>
          <w:b/>
          <w:bCs/>
          <w:sz w:val="28"/>
          <w:szCs w:val="28"/>
        </w:rPr>
      </w:pPr>
      <w:r>
        <w:rPr>
          <w:rFonts w:ascii="Times New Roman" w:hAnsi="Times New Roman" w:cs="Times New Roman"/>
          <w:sz w:val="26"/>
          <w:szCs w:val="26"/>
        </w:rPr>
        <w:t xml:space="preserve">As the system has a generic user-interface, it could be further enhanced by implemented GUI (Graphical User Interface) to make the user-interface seem fancy and compelling as a simulator. The system can further integrate DBMS (Database Management System) capabilities to be capable of handling the abundance of users that could potentially register themselves as a member of the bank. The simulator in the future can also be enhanced with a 2-step security verification in order to drastically augment the security protocol.  The 2-step security verification can be either in the form of an OTP (One Time Password), or a face scanner. OTP would require cloud connectivity, and the face scanner would demand an external hardware such as a webcam; it could be programmed authenticate the validity of the user through image processing techniques or convolutional neural networks. </w:t>
      </w:r>
    </w:p>
    <w:p w14:paraId="282E5126" w14:textId="77777777" w:rsidR="00DA2EFF" w:rsidRPr="00B045F5" w:rsidRDefault="00DA2EFF" w:rsidP="003965EF">
      <w:pPr>
        <w:rPr>
          <w:rFonts w:ascii="Times New Roman" w:hAnsi="Times New Roman" w:cs="Times New Roman"/>
          <w:sz w:val="26"/>
          <w:szCs w:val="26"/>
        </w:rPr>
      </w:pPr>
    </w:p>
    <w:sectPr w:rsidR="00DA2EFF" w:rsidRPr="00B045F5" w:rsidSect="00534679">
      <w:headerReference w:type="default" r:id="rId34"/>
      <w:footerReference w:type="default" r:id="rId35"/>
      <w:pgSz w:w="11906" w:h="16838"/>
      <w:pgMar w:top="1985" w:right="1418"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52FB49" w14:textId="77777777" w:rsidR="006C5ABB" w:rsidRDefault="006C5ABB" w:rsidP="00E1191E">
      <w:pPr>
        <w:spacing w:after="0" w:line="240" w:lineRule="auto"/>
      </w:pPr>
      <w:r>
        <w:separator/>
      </w:r>
    </w:p>
  </w:endnote>
  <w:endnote w:type="continuationSeparator" w:id="0">
    <w:p w14:paraId="033C8F95" w14:textId="77777777" w:rsidR="006C5ABB" w:rsidRDefault="006C5ABB" w:rsidP="00E119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5479018"/>
      <w:docPartObj>
        <w:docPartGallery w:val="Page Numbers (Bottom of Page)"/>
        <w:docPartUnique/>
      </w:docPartObj>
    </w:sdtPr>
    <w:sdtEndPr>
      <w:rPr>
        <w:noProof/>
      </w:rPr>
    </w:sdtEndPr>
    <w:sdtContent>
      <w:p w14:paraId="5BEFFE8A" w14:textId="51728EB6" w:rsidR="00B554E9" w:rsidRDefault="00B554E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BE4357D" w14:textId="77777777" w:rsidR="00B554E9" w:rsidRDefault="00B554E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999365" w14:textId="77777777" w:rsidR="006C5ABB" w:rsidRDefault="006C5ABB" w:rsidP="00E1191E">
      <w:pPr>
        <w:spacing w:after="0" w:line="240" w:lineRule="auto"/>
      </w:pPr>
      <w:r>
        <w:separator/>
      </w:r>
    </w:p>
  </w:footnote>
  <w:footnote w:type="continuationSeparator" w:id="0">
    <w:p w14:paraId="2E09D811" w14:textId="77777777" w:rsidR="006C5ABB" w:rsidRDefault="006C5ABB" w:rsidP="00E1191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9C8BAE" w14:textId="77777777" w:rsidR="00E1191E" w:rsidRDefault="00E1191E">
    <w:pPr>
      <w:pStyle w:val="Header"/>
    </w:pPr>
  </w:p>
  <w:p w14:paraId="6DA7532C" w14:textId="77777777" w:rsidR="00E1191E" w:rsidRDefault="00E1191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D7A4C"/>
    <w:multiLevelType w:val="hybridMultilevel"/>
    <w:tmpl w:val="18D879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0725262"/>
    <w:multiLevelType w:val="hybridMultilevel"/>
    <w:tmpl w:val="4704C1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B985407"/>
    <w:multiLevelType w:val="hybridMultilevel"/>
    <w:tmpl w:val="4B58E4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A223EC"/>
    <w:multiLevelType w:val="hybridMultilevel"/>
    <w:tmpl w:val="965CEB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C3A6D2D"/>
    <w:multiLevelType w:val="hybridMultilevel"/>
    <w:tmpl w:val="65F007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D1B19B7"/>
    <w:multiLevelType w:val="hybridMultilevel"/>
    <w:tmpl w:val="73260A7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2F2A0880"/>
    <w:multiLevelType w:val="hybridMultilevel"/>
    <w:tmpl w:val="97CCFB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E5B5E8F"/>
    <w:multiLevelType w:val="hybridMultilevel"/>
    <w:tmpl w:val="410CD33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EA210D0"/>
    <w:multiLevelType w:val="hybridMultilevel"/>
    <w:tmpl w:val="830276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EBA2CFD"/>
    <w:multiLevelType w:val="hybridMultilevel"/>
    <w:tmpl w:val="3BEC2F32"/>
    <w:lvl w:ilvl="0" w:tplc="19CAB178">
      <w:start w:val="1"/>
      <w:numFmt w:val="bullet"/>
      <w:lvlText w:val="•"/>
      <w:lvlJc w:val="left"/>
      <w:pPr>
        <w:tabs>
          <w:tab w:val="num" w:pos="720"/>
        </w:tabs>
        <w:ind w:left="720" w:hanging="360"/>
      </w:pPr>
      <w:rPr>
        <w:rFonts w:ascii="Arial" w:hAnsi="Arial" w:hint="default"/>
      </w:rPr>
    </w:lvl>
    <w:lvl w:ilvl="1" w:tplc="D96457A0" w:tentative="1">
      <w:start w:val="1"/>
      <w:numFmt w:val="bullet"/>
      <w:lvlText w:val="•"/>
      <w:lvlJc w:val="left"/>
      <w:pPr>
        <w:tabs>
          <w:tab w:val="num" w:pos="1440"/>
        </w:tabs>
        <w:ind w:left="1440" w:hanging="360"/>
      </w:pPr>
      <w:rPr>
        <w:rFonts w:ascii="Arial" w:hAnsi="Arial" w:hint="default"/>
      </w:rPr>
    </w:lvl>
    <w:lvl w:ilvl="2" w:tplc="EFFA0B7A" w:tentative="1">
      <w:start w:val="1"/>
      <w:numFmt w:val="bullet"/>
      <w:lvlText w:val="•"/>
      <w:lvlJc w:val="left"/>
      <w:pPr>
        <w:tabs>
          <w:tab w:val="num" w:pos="2160"/>
        </w:tabs>
        <w:ind w:left="2160" w:hanging="360"/>
      </w:pPr>
      <w:rPr>
        <w:rFonts w:ascii="Arial" w:hAnsi="Arial" w:hint="default"/>
      </w:rPr>
    </w:lvl>
    <w:lvl w:ilvl="3" w:tplc="C1CEB7DC" w:tentative="1">
      <w:start w:val="1"/>
      <w:numFmt w:val="bullet"/>
      <w:lvlText w:val="•"/>
      <w:lvlJc w:val="left"/>
      <w:pPr>
        <w:tabs>
          <w:tab w:val="num" w:pos="2880"/>
        </w:tabs>
        <w:ind w:left="2880" w:hanging="360"/>
      </w:pPr>
      <w:rPr>
        <w:rFonts w:ascii="Arial" w:hAnsi="Arial" w:hint="default"/>
      </w:rPr>
    </w:lvl>
    <w:lvl w:ilvl="4" w:tplc="F2E85C5E" w:tentative="1">
      <w:start w:val="1"/>
      <w:numFmt w:val="bullet"/>
      <w:lvlText w:val="•"/>
      <w:lvlJc w:val="left"/>
      <w:pPr>
        <w:tabs>
          <w:tab w:val="num" w:pos="3600"/>
        </w:tabs>
        <w:ind w:left="3600" w:hanging="360"/>
      </w:pPr>
      <w:rPr>
        <w:rFonts w:ascii="Arial" w:hAnsi="Arial" w:hint="default"/>
      </w:rPr>
    </w:lvl>
    <w:lvl w:ilvl="5" w:tplc="FF481A76" w:tentative="1">
      <w:start w:val="1"/>
      <w:numFmt w:val="bullet"/>
      <w:lvlText w:val="•"/>
      <w:lvlJc w:val="left"/>
      <w:pPr>
        <w:tabs>
          <w:tab w:val="num" w:pos="4320"/>
        </w:tabs>
        <w:ind w:left="4320" w:hanging="360"/>
      </w:pPr>
      <w:rPr>
        <w:rFonts w:ascii="Arial" w:hAnsi="Arial" w:hint="default"/>
      </w:rPr>
    </w:lvl>
    <w:lvl w:ilvl="6" w:tplc="8B469832" w:tentative="1">
      <w:start w:val="1"/>
      <w:numFmt w:val="bullet"/>
      <w:lvlText w:val="•"/>
      <w:lvlJc w:val="left"/>
      <w:pPr>
        <w:tabs>
          <w:tab w:val="num" w:pos="5040"/>
        </w:tabs>
        <w:ind w:left="5040" w:hanging="360"/>
      </w:pPr>
      <w:rPr>
        <w:rFonts w:ascii="Arial" w:hAnsi="Arial" w:hint="default"/>
      </w:rPr>
    </w:lvl>
    <w:lvl w:ilvl="7" w:tplc="28A811AA" w:tentative="1">
      <w:start w:val="1"/>
      <w:numFmt w:val="bullet"/>
      <w:lvlText w:val="•"/>
      <w:lvlJc w:val="left"/>
      <w:pPr>
        <w:tabs>
          <w:tab w:val="num" w:pos="5760"/>
        </w:tabs>
        <w:ind w:left="5760" w:hanging="360"/>
      </w:pPr>
      <w:rPr>
        <w:rFonts w:ascii="Arial" w:hAnsi="Arial" w:hint="default"/>
      </w:rPr>
    </w:lvl>
    <w:lvl w:ilvl="8" w:tplc="073A92D6"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43F42CCF"/>
    <w:multiLevelType w:val="hybridMultilevel"/>
    <w:tmpl w:val="71B0CAE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15:restartNumberingAfterBreak="0">
    <w:nsid w:val="446B6DEF"/>
    <w:multiLevelType w:val="hybridMultilevel"/>
    <w:tmpl w:val="6F44F1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B4C68F3"/>
    <w:multiLevelType w:val="hybridMultilevel"/>
    <w:tmpl w:val="A4FE19E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D2B338B"/>
    <w:multiLevelType w:val="hybridMultilevel"/>
    <w:tmpl w:val="EE8E62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3093F43"/>
    <w:multiLevelType w:val="hybridMultilevel"/>
    <w:tmpl w:val="345E730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5AF6A60"/>
    <w:multiLevelType w:val="hybridMultilevel"/>
    <w:tmpl w:val="746851B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 w15:restartNumberingAfterBreak="0">
    <w:nsid w:val="57535B8E"/>
    <w:multiLevelType w:val="hybridMultilevel"/>
    <w:tmpl w:val="F3F833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92819A1"/>
    <w:multiLevelType w:val="hybridMultilevel"/>
    <w:tmpl w:val="DDB4D1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3310CBB"/>
    <w:multiLevelType w:val="hybridMultilevel"/>
    <w:tmpl w:val="2830FBE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9" w15:restartNumberingAfterBreak="0">
    <w:nsid w:val="63B7378A"/>
    <w:multiLevelType w:val="hybridMultilevel"/>
    <w:tmpl w:val="7DC8EC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FE2082F"/>
    <w:multiLevelType w:val="multilevel"/>
    <w:tmpl w:val="F8F0C79A"/>
    <w:lvl w:ilvl="0">
      <w:start w:val="1"/>
      <w:numFmt w:val="decimal"/>
      <w:lvlText w:val="%1."/>
      <w:lvlJc w:val="left"/>
      <w:pPr>
        <w:tabs>
          <w:tab w:val="num" w:pos="720"/>
        </w:tabs>
        <w:ind w:left="720" w:hanging="360"/>
      </w:pPr>
    </w:lvl>
    <w:lvl w:ilvl="1">
      <w:start w:val="2"/>
      <w:numFmt w:val="decimal"/>
      <w:isLgl/>
      <w:lvlText w:val="%1.%2."/>
      <w:lvlJc w:val="left"/>
      <w:pPr>
        <w:ind w:left="1080" w:hanging="720"/>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70552A17"/>
    <w:multiLevelType w:val="hybridMultilevel"/>
    <w:tmpl w:val="FDA687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74B81A33"/>
    <w:multiLevelType w:val="hybridMultilevel"/>
    <w:tmpl w:val="912CB06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7DE91A09"/>
    <w:multiLevelType w:val="hybridMultilevel"/>
    <w:tmpl w:val="DC7AF77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abstractNumId w:val="3"/>
  </w:num>
  <w:num w:numId="2">
    <w:abstractNumId w:val="1"/>
  </w:num>
  <w:num w:numId="3">
    <w:abstractNumId w:val="21"/>
  </w:num>
  <w:num w:numId="4">
    <w:abstractNumId w:val="17"/>
  </w:num>
  <w:num w:numId="5">
    <w:abstractNumId w:val="19"/>
  </w:num>
  <w:num w:numId="6">
    <w:abstractNumId w:val="16"/>
  </w:num>
  <w:num w:numId="7">
    <w:abstractNumId w:val="9"/>
  </w:num>
  <w:num w:numId="8">
    <w:abstractNumId w:val="20"/>
  </w:num>
  <w:num w:numId="9">
    <w:abstractNumId w:val="12"/>
  </w:num>
  <w:num w:numId="10">
    <w:abstractNumId w:val="8"/>
  </w:num>
  <w:num w:numId="11">
    <w:abstractNumId w:val="23"/>
  </w:num>
  <w:num w:numId="12">
    <w:abstractNumId w:val="7"/>
  </w:num>
  <w:num w:numId="13">
    <w:abstractNumId w:val="14"/>
  </w:num>
  <w:num w:numId="14">
    <w:abstractNumId w:val="13"/>
  </w:num>
  <w:num w:numId="15">
    <w:abstractNumId w:val="0"/>
  </w:num>
  <w:num w:numId="16">
    <w:abstractNumId w:val="10"/>
  </w:num>
  <w:num w:numId="17">
    <w:abstractNumId w:val="15"/>
  </w:num>
  <w:num w:numId="18">
    <w:abstractNumId w:val="22"/>
  </w:num>
  <w:num w:numId="19">
    <w:abstractNumId w:val="5"/>
  </w:num>
  <w:num w:numId="20">
    <w:abstractNumId w:val="18"/>
  </w:num>
  <w:num w:numId="21">
    <w:abstractNumId w:val="2"/>
  </w:num>
  <w:num w:numId="22">
    <w:abstractNumId w:val="6"/>
  </w:num>
  <w:num w:numId="23">
    <w:abstractNumId w:val="11"/>
  </w:num>
  <w:num w:numId="24">
    <w:abstractNumId w:val="4"/>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34679"/>
    <w:rsid w:val="000731C4"/>
    <w:rsid w:val="000E1FCF"/>
    <w:rsid w:val="00107F42"/>
    <w:rsid w:val="00141D2F"/>
    <w:rsid w:val="00141F22"/>
    <w:rsid w:val="00143D4B"/>
    <w:rsid w:val="002A2D8F"/>
    <w:rsid w:val="002F52F3"/>
    <w:rsid w:val="003421AF"/>
    <w:rsid w:val="00355526"/>
    <w:rsid w:val="0038784C"/>
    <w:rsid w:val="003965EF"/>
    <w:rsid w:val="003B2B00"/>
    <w:rsid w:val="004043E7"/>
    <w:rsid w:val="004314B7"/>
    <w:rsid w:val="00472AAF"/>
    <w:rsid w:val="00486B50"/>
    <w:rsid w:val="00534679"/>
    <w:rsid w:val="005512C4"/>
    <w:rsid w:val="005703C2"/>
    <w:rsid w:val="00675743"/>
    <w:rsid w:val="00675C76"/>
    <w:rsid w:val="006B492F"/>
    <w:rsid w:val="006C5ABB"/>
    <w:rsid w:val="007356DA"/>
    <w:rsid w:val="0087105C"/>
    <w:rsid w:val="0088668E"/>
    <w:rsid w:val="008A72BC"/>
    <w:rsid w:val="008E5E0F"/>
    <w:rsid w:val="00904012"/>
    <w:rsid w:val="00940A84"/>
    <w:rsid w:val="0095231A"/>
    <w:rsid w:val="00953D2E"/>
    <w:rsid w:val="00997A9C"/>
    <w:rsid w:val="009C7F91"/>
    <w:rsid w:val="009E649A"/>
    <w:rsid w:val="00A10D10"/>
    <w:rsid w:val="00A259FD"/>
    <w:rsid w:val="00A954C0"/>
    <w:rsid w:val="00AA1ACF"/>
    <w:rsid w:val="00B005E5"/>
    <w:rsid w:val="00B045F5"/>
    <w:rsid w:val="00B55334"/>
    <w:rsid w:val="00B554E9"/>
    <w:rsid w:val="00B74EA1"/>
    <w:rsid w:val="00B975B0"/>
    <w:rsid w:val="00BB59B7"/>
    <w:rsid w:val="00BD65BF"/>
    <w:rsid w:val="00CB1BF1"/>
    <w:rsid w:val="00CE74FB"/>
    <w:rsid w:val="00CF434E"/>
    <w:rsid w:val="00D74D29"/>
    <w:rsid w:val="00D8078A"/>
    <w:rsid w:val="00DA2EFF"/>
    <w:rsid w:val="00E0305A"/>
    <w:rsid w:val="00E1191E"/>
    <w:rsid w:val="00E675D6"/>
    <w:rsid w:val="00E722D0"/>
    <w:rsid w:val="00F01D6C"/>
    <w:rsid w:val="00F25404"/>
    <w:rsid w:val="00F4665C"/>
    <w:rsid w:val="00FA4BA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6124F9"/>
  <w15:docId w15:val="{C504C251-0D8B-46A1-A9E1-F9959FFDC5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4314B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B492F"/>
    <w:pPr>
      <w:ind w:left="720"/>
      <w:contextualSpacing/>
    </w:pPr>
  </w:style>
  <w:style w:type="paragraph" w:styleId="Header">
    <w:name w:val="header"/>
    <w:basedOn w:val="Normal"/>
    <w:link w:val="HeaderChar"/>
    <w:uiPriority w:val="99"/>
    <w:unhideWhenUsed/>
    <w:rsid w:val="00E1191E"/>
    <w:pPr>
      <w:tabs>
        <w:tab w:val="center" w:pos="4513"/>
        <w:tab w:val="right" w:pos="9026"/>
      </w:tabs>
      <w:spacing w:after="0" w:line="240" w:lineRule="auto"/>
    </w:pPr>
  </w:style>
  <w:style w:type="character" w:customStyle="1" w:styleId="HeaderChar">
    <w:name w:val="Header Char"/>
    <w:basedOn w:val="DefaultParagraphFont"/>
    <w:link w:val="Header"/>
    <w:uiPriority w:val="99"/>
    <w:rsid w:val="00E1191E"/>
  </w:style>
  <w:style w:type="paragraph" w:styleId="Footer">
    <w:name w:val="footer"/>
    <w:basedOn w:val="Normal"/>
    <w:link w:val="FooterChar"/>
    <w:uiPriority w:val="99"/>
    <w:unhideWhenUsed/>
    <w:rsid w:val="00E1191E"/>
    <w:pPr>
      <w:tabs>
        <w:tab w:val="center" w:pos="4513"/>
        <w:tab w:val="right" w:pos="9026"/>
      </w:tabs>
      <w:spacing w:after="0" w:line="240" w:lineRule="auto"/>
    </w:pPr>
  </w:style>
  <w:style w:type="character" w:customStyle="1" w:styleId="FooterChar">
    <w:name w:val="Footer Char"/>
    <w:basedOn w:val="DefaultParagraphFont"/>
    <w:link w:val="Footer"/>
    <w:uiPriority w:val="99"/>
    <w:rsid w:val="00E1191E"/>
  </w:style>
  <w:style w:type="paragraph" w:styleId="NormalWeb">
    <w:name w:val="Normal (Web)"/>
    <w:basedOn w:val="Normal"/>
    <w:uiPriority w:val="99"/>
    <w:semiHidden/>
    <w:unhideWhenUsed/>
    <w:rsid w:val="00953D2E"/>
    <w:pPr>
      <w:spacing w:before="100" w:beforeAutospacing="1" w:after="100" w:afterAutospacing="1" w:line="240" w:lineRule="auto"/>
    </w:pPr>
    <w:rPr>
      <w:rFonts w:ascii="Times New Roman" w:eastAsia="Times New Roman" w:hAnsi="Times New Roman" w:cs="Times New Roman"/>
      <w:sz w:val="24"/>
      <w:szCs w:val="24"/>
      <w:lang w:eastAsia="en-IN"/>
    </w:rPr>
  </w:style>
  <w:style w:type="table" w:styleId="TableGrid">
    <w:name w:val="Table Grid"/>
    <w:basedOn w:val="TableNormal"/>
    <w:uiPriority w:val="39"/>
    <w:rsid w:val="00CB1B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8E5E0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5E0F"/>
    <w:rPr>
      <w:rFonts w:ascii="Tahoma" w:hAnsi="Tahoma" w:cs="Tahoma"/>
      <w:sz w:val="16"/>
      <w:szCs w:val="16"/>
    </w:rPr>
  </w:style>
  <w:style w:type="character" w:styleId="Strong">
    <w:name w:val="Strong"/>
    <w:basedOn w:val="DefaultParagraphFont"/>
    <w:uiPriority w:val="22"/>
    <w:qFormat/>
    <w:rsid w:val="002F52F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7260261">
      <w:bodyDiv w:val="1"/>
      <w:marLeft w:val="0"/>
      <w:marRight w:val="0"/>
      <w:marTop w:val="0"/>
      <w:marBottom w:val="0"/>
      <w:divBdr>
        <w:top w:val="none" w:sz="0" w:space="0" w:color="auto"/>
        <w:left w:val="none" w:sz="0" w:space="0" w:color="auto"/>
        <w:bottom w:val="none" w:sz="0" w:space="0" w:color="auto"/>
        <w:right w:val="none" w:sz="0" w:space="0" w:color="auto"/>
      </w:divBdr>
    </w:div>
    <w:div w:id="225536605">
      <w:bodyDiv w:val="1"/>
      <w:marLeft w:val="0"/>
      <w:marRight w:val="0"/>
      <w:marTop w:val="0"/>
      <w:marBottom w:val="0"/>
      <w:divBdr>
        <w:top w:val="none" w:sz="0" w:space="0" w:color="auto"/>
        <w:left w:val="none" w:sz="0" w:space="0" w:color="auto"/>
        <w:bottom w:val="none" w:sz="0" w:space="0" w:color="auto"/>
        <w:right w:val="none" w:sz="0" w:space="0" w:color="auto"/>
      </w:divBdr>
    </w:div>
    <w:div w:id="266430801">
      <w:bodyDiv w:val="1"/>
      <w:marLeft w:val="0"/>
      <w:marRight w:val="0"/>
      <w:marTop w:val="0"/>
      <w:marBottom w:val="0"/>
      <w:divBdr>
        <w:top w:val="none" w:sz="0" w:space="0" w:color="auto"/>
        <w:left w:val="none" w:sz="0" w:space="0" w:color="auto"/>
        <w:bottom w:val="none" w:sz="0" w:space="0" w:color="auto"/>
        <w:right w:val="none" w:sz="0" w:space="0" w:color="auto"/>
      </w:divBdr>
    </w:div>
    <w:div w:id="315956081">
      <w:bodyDiv w:val="1"/>
      <w:marLeft w:val="0"/>
      <w:marRight w:val="0"/>
      <w:marTop w:val="0"/>
      <w:marBottom w:val="0"/>
      <w:divBdr>
        <w:top w:val="none" w:sz="0" w:space="0" w:color="auto"/>
        <w:left w:val="none" w:sz="0" w:space="0" w:color="auto"/>
        <w:bottom w:val="none" w:sz="0" w:space="0" w:color="auto"/>
        <w:right w:val="none" w:sz="0" w:space="0" w:color="auto"/>
      </w:divBdr>
    </w:div>
    <w:div w:id="519049616">
      <w:bodyDiv w:val="1"/>
      <w:marLeft w:val="0"/>
      <w:marRight w:val="0"/>
      <w:marTop w:val="0"/>
      <w:marBottom w:val="0"/>
      <w:divBdr>
        <w:top w:val="none" w:sz="0" w:space="0" w:color="auto"/>
        <w:left w:val="none" w:sz="0" w:space="0" w:color="auto"/>
        <w:bottom w:val="none" w:sz="0" w:space="0" w:color="auto"/>
        <w:right w:val="none" w:sz="0" w:space="0" w:color="auto"/>
      </w:divBdr>
      <w:divsChild>
        <w:div w:id="1288393134">
          <w:marLeft w:val="547"/>
          <w:marRight w:val="0"/>
          <w:marTop w:val="86"/>
          <w:marBottom w:val="0"/>
          <w:divBdr>
            <w:top w:val="none" w:sz="0" w:space="0" w:color="auto"/>
            <w:left w:val="none" w:sz="0" w:space="0" w:color="auto"/>
            <w:bottom w:val="none" w:sz="0" w:space="0" w:color="auto"/>
            <w:right w:val="none" w:sz="0" w:space="0" w:color="auto"/>
          </w:divBdr>
        </w:div>
        <w:div w:id="243925930">
          <w:marLeft w:val="547"/>
          <w:marRight w:val="0"/>
          <w:marTop w:val="86"/>
          <w:marBottom w:val="0"/>
          <w:divBdr>
            <w:top w:val="none" w:sz="0" w:space="0" w:color="auto"/>
            <w:left w:val="none" w:sz="0" w:space="0" w:color="auto"/>
            <w:bottom w:val="none" w:sz="0" w:space="0" w:color="auto"/>
            <w:right w:val="none" w:sz="0" w:space="0" w:color="auto"/>
          </w:divBdr>
        </w:div>
        <w:div w:id="1692992746">
          <w:marLeft w:val="1166"/>
          <w:marRight w:val="0"/>
          <w:marTop w:val="67"/>
          <w:marBottom w:val="0"/>
          <w:divBdr>
            <w:top w:val="none" w:sz="0" w:space="0" w:color="auto"/>
            <w:left w:val="none" w:sz="0" w:space="0" w:color="auto"/>
            <w:bottom w:val="none" w:sz="0" w:space="0" w:color="auto"/>
            <w:right w:val="none" w:sz="0" w:space="0" w:color="auto"/>
          </w:divBdr>
        </w:div>
        <w:div w:id="1141922423">
          <w:marLeft w:val="1166"/>
          <w:marRight w:val="0"/>
          <w:marTop w:val="67"/>
          <w:marBottom w:val="0"/>
          <w:divBdr>
            <w:top w:val="none" w:sz="0" w:space="0" w:color="auto"/>
            <w:left w:val="none" w:sz="0" w:space="0" w:color="auto"/>
            <w:bottom w:val="none" w:sz="0" w:space="0" w:color="auto"/>
            <w:right w:val="none" w:sz="0" w:space="0" w:color="auto"/>
          </w:divBdr>
        </w:div>
        <w:div w:id="184711084">
          <w:marLeft w:val="1166"/>
          <w:marRight w:val="0"/>
          <w:marTop w:val="67"/>
          <w:marBottom w:val="0"/>
          <w:divBdr>
            <w:top w:val="none" w:sz="0" w:space="0" w:color="auto"/>
            <w:left w:val="none" w:sz="0" w:space="0" w:color="auto"/>
            <w:bottom w:val="none" w:sz="0" w:space="0" w:color="auto"/>
            <w:right w:val="none" w:sz="0" w:space="0" w:color="auto"/>
          </w:divBdr>
        </w:div>
        <w:div w:id="2145006471">
          <w:marLeft w:val="1166"/>
          <w:marRight w:val="0"/>
          <w:marTop w:val="67"/>
          <w:marBottom w:val="0"/>
          <w:divBdr>
            <w:top w:val="none" w:sz="0" w:space="0" w:color="auto"/>
            <w:left w:val="none" w:sz="0" w:space="0" w:color="auto"/>
            <w:bottom w:val="none" w:sz="0" w:space="0" w:color="auto"/>
            <w:right w:val="none" w:sz="0" w:space="0" w:color="auto"/>
          </w:divBdr>
        </w:div>
        <w:div w:id="1002782238">
          <w:marLeft w:val="1166"/>
          <w:marRight w:val="0"/>
          <w:marTop w:val="67"/>
          <w:marBottom w:val="0"/>
          <w:divBdr>
            <w:top w:val="none" w:sz="0" w:space="0" w:color="auto"/>
            <w:left w:val="none" w:sz="0" w:space="0" w:color="auto"/>
            <w:bottom w:val="none" w:sz="0" w:space="0" w:color="auto"/>
            <w:right w:val="none" w:sz="0" w:space="0" w:color="auto"/>
          </w:divBdr>
        </w:div>
      </w:divsChild>
    </w:div>
    <w:div w:id="660161330">
      <w:bodyDiv w:val="1"/>
      <w:marLeft w:val="0"/>
      <w:marRight w:val="0"/>
      <w:marTop w:val="0"/>
      <w:marBottom w:val="0"/>
      <w:divBdr>
        <w:top w:val="none" w:sz="0" w:space="0" w:color="auto"/>
        <w:left w:val="none" w:sz="0" w:space="0" w:color="auto"/>
        <w:bottom w:val="none" w:sz="0" w:space="0" w:color="auto"/>
        <w:right w:val="none" w:sz="0" w:space="0" w:color="auto"/>
      </w:divBdr>
    </w:div>
    <w:div w:id="893126176">
      <w:bodyDiv w:val="1"/>
      <w:marLeft w:val="0"/>
      <w:marRight w:val="0"/>
      <w:marTop w:val="0"/>
      <w:marBottom w:val="0"/>
      <w:divBdr>
        <w:top w:val="none" w:sz="0" w:space="0" w:color="auto"/>
        <w:left w:val="none" w:sz="0" w:space="0" w:color="auto"/>
        <w:bottom w:val="none" w:sz="0" w:space="0" w:color="auto"/>
        <w:right w:val="none" w:sz="0" w:space="0" w:color="auto"/>
      </w:divBdr>
      <w:divsChild>
        <w:div w:id="2035377530">
          <w:marLeft w:val="547"/>
          <w:marRight w:val="0"/>
          <w:marTop w:val="86"/>
          <w:marBottom w:val="0"/>
          <w:divBdr>
            <w:top w:val="none" w:sz="0" w:space="0" w:color="auto"/>
            <w:left w:val="none" w:sz="0" w:space="0" w:color="auto"/>
            <w:bottom w:val="none" w:sz="0" w:space="0" w:color="auto"/>
            <w:right w:val="none" w:sz="0" w:space="0" w:color="auto"/>
          </w:divBdr>
        </w:div>
        <w:div w:id="1872456264">
          <w:marLeft w:val="547"/>
          <w:marRight w:val="0"/>
          <w:marTop w:val="86"/>
          <w:marBottom w:val="0"/>
          <w:divBdr>
            <w:top w:val="none" w:sz="0" w:space="0" w:color="auto"/>
            <w:left w:val="none" w:sz="0" w:space="0" w:color="auto"/>
            <w:bottom w:val="none" w:sz="0" w:space="0" w:color="auto"/>
            <w:right w:val="none" w:sz="0" w:space="0" w:color="auto"/>
          </w:divBdr>
        </w:div>
        <w:div w:id="35085318">
          <w:marLeft w:val="547"/>
          <w:marRight w:val="0"/>
          <w:marTop w:val="86"/>
          <w:marBottom w:val="0"/>
          <w:divBdr>
            <w:top w:val="none" w:sz="0" w:space="0" w:color="auto"/>
            <w:left w:val="none" w:sz="0" w:space="0" w:color="auto"/>
            <w:bottom w:val="none" w:sz="0" w:space="0" w:color="auto"/>
            <w:right w:val="none" w:sz="0" w:space="0" w:color="auto"/>
          </w:divBdr>
        </w:div>
        <w:div w:id="187185502">
          <w:marLeft w:val="547"/>
          <w:marRight w:val="0"/>
          <w:marTop w:val="86"/>
          <w:marBottom w:val="0"/>
          <w:divBdr>
            <w:top w:val="none" w:sz="0" w:space="0" w:color="auto"/>
            <w:left w:val="none" w:sz="0" w:space="0" w:color="auto"/>
            <w:bottom w:val="none" w:sz="0" w:space="0" w:color="auto"/>
            <w:right w:val="none" w:sz="0" w:space="0" w:color="auto"/>
          </w:divBdr>
        </w:div>
        <w:div w:id="1692298543">
          <w:marLeft w:val="547"/>
          <w:marRight w:val="0"/>
          <w:marTop w:val="86"/>
          <w:marBottom w:val="0"/>
          <w:divBdr>
            <w:top w:val="none" w:sz="0" w:space="0" w:color="auto"/>
            <w:left w:val="none" w:sz="0" w:space="0" w:color="auto"/>
            <w:bottom w:val="none" w:sz="0" w:space="0" w:color="auto"/>
            <w:right w:val="none" w:sz="0" w:space="0" w:color="auto"/>
          </w:divBdr>
        </w:div>
        <w:div w:id="966857871">
          <w:marLeft w:val="547"/>
          <w:marRight w:val="0"/>
          <w:marTop w:val="86"/>
          <w:marBottom w:val="0"/>
          <w:divBdr>
            <w:top w:val="none" w:sz="0" w:space="0" w:color="auto"/>
            <w:left w:val="none" w:sz="0" w:space="0" w:color="auto"/>
            <w:bottom w:val="none" w:sz="0" w:space="0" w:color="auto"/>
            <w:right w:val="none" w:sz="0" w:space="0" w:color="auto"/>
          </w:divBdr>
        </w:div>
      </w:divsChild>
    </w:div>
    <w:div w:id="1153640453">
      <w:bodyDiv w:val="1"/>
      <w:marLeft w:val="0"/>
      <w:marRight w:val="0"/>
      <w:marTop w:val="0"/>
      <w:marBottom w:val="0"/>
      <w:divBdr>
        <w:top w:val="none" w:sz="0" w:space="0" w:color="auto"/>
        <w:left w:val="none" w:sz="0" w:space="0" w:color="auto"/>
        <w:bottom w:val="none" w:sz="0" w:space="0" w:color="auto"/>
        <w:right w:val="none" w:sz="0" w:space="0" w:color="auto"/>
      </w:divBdr>
    </w:div>
    <w:div w:id="1175920483">
      <w:bodyDiv w:val="1"/>
      <w:marLeft w:val="0"/>
      <w:marRight w:val="0"/>
      <w:marTop w:val="0"/>
      <w:marBottom w:val="0"/>
      <w:divBdr>
        <w:top w:val="none" w:sz="0" w:space="0" w:color="auto"/>
        <w:left w:val="none" w:sz="0" w:space="0" w:color="auto"/>
        <w:bottom w:val="none" w:sz="0" w:space="0" w:color="auto"/>
        <w:right w:val="none" w:sz="0" w:space="0" w:color="auto"/>
      </w:divBdr>
    </w:div>
    <w:div w:id="1304578060">
      <w:bodyDiv w:val="1"/>
      <w:marLeft w:val="0"/>
      <w:marRight w:val="0"/>
      <w:marTop w:val="0"/>
      <w:marBottom w:val="0"/>
      <w:divBdr>
        <w:top w:val="none" w:sz="0" w:space="0" w:color="auto"/>
        <w:left w:val="none" w:sz="0" w:space="0" w:color="auto"/>
        <w:bottom w:val="none" w:sz="0" w:space="0" w:color="auto"/>
        <w:right w:val="none" w:sz="0" w:space="0" w:color="auto"/>
      </w:divBdr>
      <w:divsChild>
        <w:div w:id="2068410209">
          <w:marLeft w:val="360"/>
          <w:marRight w:val="0"/>
          <w:marTop w:val="200"/>
          <w:marBottom w:val="0"/>
          <w:divBdr>
            <w:top w:val="none" w:sz="0" w:space="0" w:color="auto"/>
            <w:left w:val="none" w:sz="0" w:space="0" w:color="auto"/>
            <w:bottom w:val="none" w:sz="0" w:space="0" w:color="auto"/>
            <w:right w:val="none" w:sz="0" w:space="0" w:color="auto"/>
          </w:divBdr>
        </w:div>
        <w:div w:id="1256743860">
          <w:marLeft w:val="360"/>
          <w:marRight w:val="0"/>
          <w:marTop w:val="200"/>
          <w:marBottom w:val="0"/>
          <w:divBdr>
            <w:top w:val="none" w:sz="0" w:space="0" w:color="auto"/>
            <w:left w:val="none" w:sz="0" w:space="0" w:color="auto"/>
            <w:bottom w:val="none" w:sz="0" w:space="0" w:color="auto"/>
            <w:right w:val="none" w:sz="0" w:space="0" w:color="auto"/>
          </w:divBdr>
        </w:div>
        <w:div w:id="481190907">
          <w:marLeft w:val="360"/>
          <w:marRight w:val="0"/>
          <w:marTop w:val="200"/>
          <w:marBottom w:val="0"/>
          <w:divBdr>
            <w:top w:val="none" w:sz="0" w:space="0" w:color="auto"/>
            <w:left w:val="none" w:sz="0" w:space="0" w:color="auto"/>
            <w:bottom w:val="none" w:sz="0" w:space="0" w:color="auto"/>
            <w:right w:val="none" w:sz="0" w:space="0" w:color="auto"/>
          </w:divBdr>
        </w:div>
        <w:div w:id="639650133">
          <w:marLeft w:val="360"/>
          <w:marRight w:val="0"/>
          <w:marTop w:val="200"/>
          <w:marBottom w:val="0"/>
          <w:divBdr>
            <w:top w:val="none" w:sz="0" w:space="0" w:color="auto"/>
            <w:left w:val="none" w:sz="0" w:space="0" w:color="auto"/>
            <w:bottom w:val="none" w:sz="0" w:space="0" w:color="auto"/>
            <w:right w:val="none" w:sz="0" w:space="0" w:color="auto"/>
          </w:divBdr>
        </w:div>
        <w:div w:id="1978336306">
          <w:marLeft w:val="360"/>
          <w:marRight w:val="0"/>
          <w:marTop w:val="200"/>
          <w:marBottom w:val="0"/>
          <w:divBdr>
            <w:top w:val="none" w:sz="0" w:space="0" w:color="auto"/>
            <w:left w:val="none" w:sz="0" w:space="0" w:color="auto"/>
            <w:bottom w:val="none" w:sz="0" w:space="0" w:color="auto"/>
            <w:right w:val="none" w:sz="0" w:space="0" w:color="auto"/>
          </w:divBdr>
        </w:div>
        <w:div w:id="1084760255">
          <w:marLeft w:val="360"/>
          <w:marRight w:val="0"/>
          <w:marTop w:val="200"/>
          <w:marBottom w:val="0"/>
          <w:divBdr>
            <w:top w:val="none" w:sz="0" w:space="0" w:color="auto"/>
            <w:left w:val="none" w:sz="0" w:space="0" w:color="auto"/>
            <w:bottom w:val="none" w:sz="0" w:space="0" w:color="auto"/>
            <w:right w:val="none" w:sz="0" w:space="0" w:color="auto"/>
          </w:divBdr>
        </w:div>
      </w:divsChild>
    </w:div>
    <w:div w:id="1316030968">
      <w:bodyDiv w:val="1"/>
      <w:marLeft w:val="0"/>
      <w:marRight w:val="0"/>
      <w:marTop w:val="0"/>
      <w:marBottom w:val="0"/>
      <w:divBdr>
        <w:top w:val="none" w:sz="0" w:space="0" w:color="auto"/>
        <w:left w:val="none" w:sz="0" w:space="0" w:color="auto"/>
        <w:bottom w:val="none" w:sz="0" w:space="0" w:color="auto"/>
        <w:right w:val="none" w:sz="0" w:space="0" w:color="auto"/>
      </w:divBdr>
      <w:divsChild>
        <w:div w:id="746808468">
          <w:marLeft w:val="360"/>
          <w:marRight w:val="0"/>
          <w:marTop w:val="200"/>
          <w:marBottom w:val="0"/>
          <w:divBdr>
            <w:top w:val="none" w:sz="0" w:space="0" w:color="auto"/>
            <w:left w:val="none" w:sz="0" w:space="0" w:color="auto"/>
            <w:bottom w:val="none" w:sz="0" w:space="0" w:color="auto"/>
            <w:right w:val="none" w:sz="0" w:space="0" w:color="auto"/>
          </w:divBdr>
        </w:div>
        <w:div w:id="209070890">
          <w:marLeft w:val="360"/>
          <w:marRight w:val="0"/>
          <w:marTop w:val="200"/>
          <w:marBottom w:val="0"/>
          <w:divBdr>
            <w:top w:val="none" w:sz="0" w:space="0" w:color="auto"/>
            <w:left w:val="none" w:sz="0" w:space="0" w:color="auto"/>
            <w:bottom w:val="none" w:sz="0" w:space="0" w:color="auto"/>
            <w:right w:val="none" w:sz="0" w:space="0" w:color="auto"/>
          </w:divBdr>
        </w:div>
        <w:div w:id="2095466933">
          <w:marLeft w:val="547"/>
          <w:marRight w:val="0"/>
          <w:marTop w:val="200"/>
          <w:marBottom w:val="0"/>
          <w:divBdr>
            <w:top w:val="none" w:sz="0" w:space="0" w:color="auto"/>
            <w:left w:val="none" w:sz="0" w:space="0" w:color="auto"/>
            <w:bottom w:val="none" w:sz="0" w:space="0" w:color="auto"/>
            <w:right w:val="none" w:sz="0" w:space="0" w:color="auto"/>
          </w:divBdr>
        </w:div>
        <w:div w:id="591814175">
          <w:marLeft w:val="547"/>
          <w:marRight w:val="0"/>
          <w:marTop w:val="200"/>
          <w:marBottom w:val="0"/>
          <w:divBdr>
            <w:top w:val="none" w:sz="0" w:space="0" w:color="auto"/>
            <w:left w:val="none" w:sz="0" w:space="0" w:color="auto"/>
            <w:bottom w:val="none" w:sz="0" w:space="0" w:color="auto"/>
            <w:right w:val="none" w:sz="0" w:space="0" w:color="auto"/>
          </w:divBdr>
        </w:div>
        <w:div w:id="1100030043">
          <w:marLeft w:val="547"/>
          <w:marRight w:val="0"/>
          <w:marTop w:val="200"/>
          <w:marBottom w:val="0"/>
          <w:divBdr>
            <w:top w:val="none" w:sz="0" w:space="0" w:color="auto"/>
            <w:left w:val="none" w:sz="0" w:space="0" w:color="auto"/>
            <w:bottom w:val="none" w:sz="0" w:space="0" w:color="auto"/>
            <w:right w:val="none" w:sz="0" w:space="0" w:color="auto"/>
          </w:divBdr>
        </w:div>
      </w:divsChild>
    </w:div>
    <w:div w:id="1379013239">
      <w:bodyDiv w:val="1"/>
      <w:marLeft w:val="0"/>
      <w:marRight w:val="0"/>
      <w:marTop w:val="0"/>
      <w:marBottom w:val="0"/>
      <w:divBdr>
        <w:top w:val="none" w:sz="0" w:space="0" w:color="auto"/>
        <w:left w:val="none" w:sz="0" w:space="0" w:color="auto"/>
        <w:bottom w:val="none" w:sz="0" w:space="0" w:color="auto"/>
        <w:right w:val="none" w:sz="0" w:space="0" w:color="auto"/>
      </w:divBdr>
    </w:div>
    <w:div w:id="1422222230">
      <w:bodyDiv w:val="1"/>
      <w:marLeft w:val="0"/>
      <w:marRight w:val="0"/>
      <w:marTop w:val="0"/>
      <w:marBottom w:val="0"/>
      <w:divBdr>
        <w:top w:val="none" w:sz="0" w:space="0" w:color="auto"/>
        <w:left w:val="none" w:sz="0" w:space="0" w:color="auto"/>
        <w:bottom w:val="none" w:sz="0" w:space="0" w:color="auto"/>
        <w:right w:val="none" w:sz="0" w:space="0" w:color="auto"/>
      </w:divBdr>
      <w:divsChild>
        <w:div w:id="1501700680">
          <w:marLeft w:val="360"/>
          <w:marRight w:val="0"/>
          <w:marTop w:val="200"/>
          <w:marBottom w:val="0"/>
          <w:divBdr>
            <w:top w:val="none" w:sz="0" w:space="0" w:color="auto"/>
            <w:left w:val="none" w:sz="0" w:space="0" w:color="auto"/>
            <w:bottom w:val="none" w:sz="0" w:space="0" w:color="auto"/>
            <w:right w:val="none" w:sz="0" w:space="0" w:color="auto"/>
          </w:divBdr>
        </w:div>
        <w:div w:id="257252354">
          <w:marLeft w:val="360"/>
          <w:marRight w:val="0"/>
          <w:marTop w:val="200"/>
          <w:marBottom w:val="0"/>
          <w:divBdr>
            <w:top w:val="none" w:sz="0" w:space="0" w:color="auto"/>
            <w:left w:val="none" w:sz="0" w:space="0" w:color="auto"/>
            <w:bottom w:val="none" w:sz="0" w:space="0" w:color="auto"/>
            <w:right w:val="none" w:sz="0" w:space="0" w:color="auto"/>
          </w:divBdr>
        </w:div>
      </w:divsChild>
    </w:div>
    <w:div w:id="1455752557">
      <w:bodyDiv w:val="1"/>
      <w:marLeft w:val="0"/>
      <w:marRight w:val="0"/>
      <w:marTop w:val="0"/>
      <w:marBottom w:val="0"/>
      <w:divBdr>
        <w:top w:val="none" w:sz="0" w:space="0" w:color="auto"/>
        <w:left w:val="none" w:sz="0" w:space="0" w:color="auto"/>
        <w:bottom w:val="none" w:sz="0" w:space="0" w:color="auto"/>
        <w:right w:val="none" w:sz="0" w:space="0" w:color="auto"/>
      </w:divBdr>
    </w:div>
    <w:div w:id="1481265683">
      <w:bodyDiv w:val="1"/>
      <w:marLeft w:val="0"/>
      <w:marRight w:val="0"/>
      <w:marTop w:val="0"/>
      <w:marBottom w:val="0"/>
      <w:divBdr>
        <w:top w:val="none" w:sz="0" w:space="0" w:color="auto"/>
        <w:left w:val="none" w:sz="0" w:space="0" w:color="auto"/>
        <w:bottom w:val="none" w:sz="0" w:space="0" w:color="auto"/>
        <w:right w:val="none" w:sz="0" w:space="0" w:color="auto"/>
      </w:divBdr>
      <w:divsChild>
        <w:div w:id="675498311">
          <w:marLeft w:val="1080"/>
          <w:marRight w:val="0"/>
          <w:marTop w:val="0"/>
          <w:marBottom w:val="0"/>
          <w:divBdr>
            <w:top w:val="none" w:sz="0" w:space="0" w:color="auto"/>
            <w:left w:val="none" w:sz="0" w:space="0" w:color="auto"/>
            <w:bottom w:val="none" w:sz="0" w:space="0" w:color="auto"/>
            <w:right w:val="none" w:sz="0" w:space="0" w:color="auto"/>
          </w:divBdr>
        </w:div>
        <w:div w:id="542399453">
          <w:marLeft w:val="1080"/>
          <w:marRight w:val="0"/>
          <w:marTop w:val="0"/>
          <w:marBottom w:val="0"/>
          <w:divBdr>
            <w:top w:val="none" w:sz="0" w:space="0" w:color="auto"/>
            <w:left w:val="none" w:sz="0" w:space="0" w:color="auto"/>
            <w:bottom w:val="none" w:sz="0" w:space="0" w:color="auto"/>
            <w:right w:val="none" w:sz="0" w:space="0" w:color="auto"/>
          </w:divBdr>
        </w:div>
      </w:divsChild>
    </w:div>
    <w:div w:id="1676223819">
      <w:bodyDiv w:val="1"/>
      <w:marLeft w:val="0"/>
      <w:marRight w:val="0"/>
      <w:marTop w:val="0"/>
      <w:marBottom w:val="0"/>
      <w:divBdr>
        <w:top w:val="none" w:sz="0" w:space="0" w:color="auto"/>
        <w:left w:val="none" w:sz="0" w:space="0" w:color="auto"/>
        <w:bottom w:val="none" w:sz="0" w:space="0" w:color="auto"/>
        <w:right w:val="none" w:sz="0" w:space="0" w:color="auto"/>
      </w:divBdr>
      <w:divsChild>
        <w:div w:id="484900922">
          <w:marLeft w:val="446"/>
          <w:marRight w:val="0"/>
          <w:marTop w:val="0"/>
          <w:marBottom w:val="0"/>
          <w:divBdr>
            <w:top w:val="none" w:sz="0" w:space="0" w:color="auto"/>
            <w:left w:val="none" w:sz="0" w:space="0" w:color="auto"/>
            <w:bottom w:val="none" w:sz="0" w:space="0" w:color="auto"/>
            <w:right w:val="none" w:sz="0" w:space="0" w:color="auto"/>
          </w:divBdr>
        </w:div>
        <w:div w:id="51929630">
          <w:marLeft w:val="446"/>
          <w:marRight w:val="0"/>
          <w:marTop w:val="0"/>
          <w:marBottom w:val="0"/>
          <w:divBdr>
            <w:top w:val="none" w:sz="0" w:space="0" w:color="auto"/>
            <w:left w:val="none" w:sz="0" w:space="0" w:color="auto"/>
            <w:bottom w:val="none" w:sz="0" w:space="0" w:color="auto"/>
            <w:right w:val="none" w:sz="0" w:space="0" w:color="auto"/>
          </w:divBdr>
        </w:div>
        <w:div w:id="1528182192">
          <w:marLeft w:val="446"/>
          <w:marRight w:val="0"/>
          <w:marTop w:val="0"/>
          <w:marBottom w:val="0"/>
          <w:divBdr>
            <w:top w:val="none" w:sz="0" w:space="0" w:color="auto"/>
            <w:left w:val="none" w:sz="0" w:space="0" w:color="auto"/>
            <w:bottom w:val="none" w:sz="0" w:space="0" w:color="auto"/>
            <w:right w:val="none" w:sz="0" w:space="0" w:color="auto"/>
          </w:divBdr>
        </w:div>
        <w:div w:id="1986084151">
          <w:marLeft w:val="446"/>
          <w:marRight w:val="0"/>
          <w:marTop w:val="0"/>
          <w:marBottom w:val="0"/>
          <w:divBdr>
            <w:top w:val="none" w:sz="0" w:space="0" w:color="auto"/>
            <w:left w:val="none" w:sz="0" w:space="0" w:color="auto"/>
            <w:bottom w:val="none" w:sz="0" w:space="0" w:color="auto"/>
            <w:right w:val="none" w:sz="0" w:space="0" w:color="auto"/>
          </w:divBdr>
        </w:div>
        <w:div w:id="892809619">
          <w:marLeft w:val="446"/>
          <w:marRight w:val="0"/>
          <w:marTop w:val="0"/>
          <w:marBottom w:val="0"/>
          <w:divBdr>
            <w:top w:val="none" w:sz="0" w:space="0" w:color="auto"/>
            <w:left w:val="none" w:sz="0" w:space="0" w:color="auto"/>
            <w:bottom w:val="none" w:sz="0" w:space="0" w:color="auto"/>
            <w:right w:val="none" w:sz="0" w:space="0" w:color="auto"/>
          </w:divBdr>
        </w:div>
      </w:divsChild>
    </w:div>
    <w:div w:id="1709407105">
      <w:bodyDiv w:val="1"/>
      <w:marLeft w:val="0"/>
      <w:marRight w:val="0"/>
      <w:marTop w:val="0"/>
      <w:marBottom w:val="0"/>
      <w:divBdr>
        <w:top w:val="none" w:sz="0" w:space="0" w:color="auto"/>
        <w:left w:val="none" w:sz="0" w:space="0" w:color="auto"/>
        <w:bottom w:val="none" w:sz="0" w:space="0" w:color="auto"/>
        <w:right w:val="none" w:sz="0" w:space="0" w:color="auto"/>
      </w:divBdr>
      <w:divsChild>
        <w:div w:id="279839876">
          <w:marLeft w:val="360"/>
          <w:marRight w:val="0"/>
          <w:marTop w:val="200"/>
          <w:marBottom w:val="0"/>
          <w:divBdr>
            <w:top w:val="none" w:sz="0" w:space="0" w:color="auto"/>
            <w:left w:val="none" w:sz="0" w:space="0" w:color="auto"/>
            <w:bottom w:val="none" w:sz="0" w:space="0" w:color="auto"/>
            <w:right w:val="none" w:sz="0" w:space="0" w:color="auto"/>
          </w:divBdr>
        </w:div>
        <w:div w:id="310521946">
          <w:marLeft w:val="360"/>
          <w:marRight w:val="0"/>
          <w:marTop w:val="200"/>
          <w:marBottom w:val="0"/>
          <w:divBdr>
            <w:top w:val="none" w:sz="0" w:space="0" w:color="auto"/>
            <w:left w:val="none" w:sz="0" w:space="0" w:color="auto"/>
            <w:bottom w:val="none" w:sz="0" w:space="0" w:color="auto"/>
            <w:right w:val="none" w:sz="0" w:space="0" w:color="auto"/>
          </w:divBdr>
        </w:div>
        <w:div w:id="1977559677">
          <w:marLeft w:val="360"/>
          <w:marRight w:val="0"/>
          <w:marTop w:val="200"/>
          <w:marBottom w:val="0"/>
          <w:divBdr>
            <w:top w:val="none" w:sz="0" w:space="0" w:color="auto"/>
            <w:left w:val="none" w:sz="0" w:space="0" w:color="auto"/>
            <w:bottom w:val="none" w:sz="0" w:space="0" w:color="auto"/>
            <w:right w:val="none" w:sz="0" w:space="0" w:color="auto"/>
          </w:divBdr>
        </w:div>
        <w:div w:id="436406504">
          <w:marLeft w:val="360"/>
          <w:marRight w:val="0"/>
          <w:marTop w:val="200"/>
          <w:marBottom w:val="0"/>
          <w:divBdr>
            <w:top w:val="none" w:sz="0" w:space="0" w:color="auto"/>
            <w:left w:val="none" w:sz="0" w:space="0" w:color="auto"/>
            <w:bottom w:val="none" w:sz="0" w:space="0" w:color="auto"/>
            <w:right w:val="none" w:sz="0" w:space="0" w:color="auto"/>
          </w:divBdr>
        </w:div>
        <w:div w:id="1141118983">
          <w:marLeft w:val="360"/>
          <w:marRight w:val="0"/>
          <w:marTop w:val="200"/>
          <w:marBottom w:val="0"/>
          <w:divBdr>
            <w:top w:val="none" w:sz="0" w:space="0" w:color="auto"/>
            <w:left w:val="none" w:sz="0" w:space="0" w:color="auto"/>
            <w:bottom w:val="none" w:sz="0" w:space="0" w:color="auto"/>
            <w:right w:val="none" w:sz="0" w:space="0" w:color="auto"/>
          </w:divBdr>
        </w:div>
      </w:divsChild>
    </w:div>
    <w:div w:id="1773431525">
      <w:bodyDiv w:val="1"/>
      <w:marLeft w:val="0"/>
      <w:marRight w:val="0"/>
      <w:marTop w:val="0"/>
      <w:marBottom w:val="0"/>
      <w:divBdr>
        <w:top w:val="none" w:sz="0" w:space="0" w:color="auto"/>
        <w:left w:val="none" w:sz="0" w:space="0" w:color="auto"/>
        <w:bottom w:val="none" w:sz="0" w:space="0" w:color="auto"/>
        <w:right w:val="none" w:sz="0" w:space="0" w:color="auto"/>
      </w:divBdr>
      <w:divsChild>
        <w:div w:id="1789855716">
          <w:marLeft w:val="446"/>
          <w:marRight w:val="0"/>
          <w:marTop w:val="0"/>
          <w:marBottom w:val="0"/>
          <w:divBdr>
            <w:top w:val="none" w:sz="0" w:space="0" w:color="auto"/>
            <w:left w:val="none" w:sz="0" w:space="0" w:color="auto"/>
            <w:bottom w:val="none" w:sz="0" w:space="0" w:color="auto"/>
            <w:right w:val="none" w:sz="0" w:space="0" w:color="auto"/>
          </w:divBdr>
        </w:div>
        <w:div w:id="1574118973">
          <w:marLeft w:val="446"/>
          <w:marRight w:val="0"/>
          <w:marTop w:val="0"/>
          <w:marBottom w:val="0"/>
          <w:divBdr>
            <w:top w:val="none" w:sz="0" w:space="0" w:color="auto"/>
            <w:left w:val="none" w:sz="0" w:space="0" w:color="auto"/>
            <w:bottom w:val="none" w:sz="0" w:space="0" w:color="auto"/>
            <w:right w:val="none" w:sz="0" w:space="0" w:color="auto"/>
          </w:divBdr>
        </w:div>
        <w:div w:id="2000499123">
          <w:marLeft w:val="446"/>
          <w:marRight w:val="0"/>
          <w:marTop w:val="0"/>
          <w:marBottom w:val="0"/>
          <w:divBdr>
            <w:top w:val="none" w:sz="0" w:space="0" w:color="auto"/>
            <w:left w:val="none" w:sz="0" w:space="0" w:color="auto"/>
            <w:bottom w:val="none" w:sz="0" w:space="0" w:color="auto"/>
            <w:right w:val="none" w:sz="0" w:space="0" w:color="auto"/>
          </w:divBdr>
        </w:div>
        <w:div w:id="1799298180">
          <w:marLeft w:val="446"/>
          <w:marRight w:val="0"/>
          <w:marTop w:val="0"/>
          <w:marBottom w:val="0"/>
          <w:divBdr>
            <w:top w:val="none" w:sz="0" w:space="0" w:color="auto"/>
            <w:left w:val="none" w:sz="0" w:space="0" w:color="auto"/>
            <w:bottom w:val="none" w:sz="0" w:space="0" w:color="auto"/>
            <w:right w:val="none" w:sz="0" w:space="0" w:color="auto"/>
          </w:divBdr>
        </w:div>
        <w:div w:id="1583686681">
          <w:marLeft w:val="446"/>
          <w:marRight w:val="0"/>
          <w:marTop w:val="0"/>
          <w:marBottom w:val="0"/>
          <w:divBdr>
            <w:top w:val="none" w:sz="0" w:space="0" w:color="auto"/>
            <w:left w:val="none" w:sz="0" w:space="0" w:color="auto"/>
            <w:bottom w:val="none" w:sz="0" w:space="0" w:color="auto"/>
            <w:right w:val="none" w:sz="0" w:space="0" w:color="auto"/>
          </w:divBdr>
        </w:div>
      </w:divsChild>
    </w:div>
    <w:div w:id="1799760775">
      <w:bodyDiv w:val="1"/>
      <w:marLeft w:val="0"/>
      <w:marRight w:val="0"/>
      <w:marTop w:val="0"/>
      <w:marBottom w:val="0"/>
      <w:divBdr>
        <w:top w:val="none" w:sz="0" w:space="0" w:color="auto"/>
        <w:left w:val="none" w:sz="0" w:space="0" w:color="auto"/>
        <w:bottom w:val="none" w:sz="0" w:space="0" w:color="auto"/>
        <w:right w:val="none" w:sz="0" w:space="0" w:color="auto"/>
      </w:divBdr>
    </w:div>
    <w:div w:id="1801877248">
      <w:bodyDiv w:val="1"/>
      <w:marLeft w:val="0"/>
      <w:marRight w:val="0"/>
      <w:marTop w:val="0"/>
      <w:marBottom w:val="0"/>
      <w:divBdr>
        <w:top w:val="none" w:sz="0" w:space="0" w:color="auto"/>
        <w:left w:val="none" w:sz="0" w:space="0" w:color="auto"/>
        <w:bottom w:val="none" w:sz="0" w:space="0" w:color="auto"/>
        <w:right w:val="none" w:sz="0" w:space="0" w:color="auto"/>
      </w:divBdr>
    </w:div>
    <w:div w:id="1843547826">
      <w:bodyDiv w:val="1"/>
      <w:marLeft w:val="0"/>
      <w:marRight w:val="0"/>
      <w:marTop w:val="0"/>
      <w:marBottom w:val="0"/>
      <w:divBdr>
        <w:top w:val="none" w:sz="0" w:space="0" w:color="auto"/>
        <w:left w:val="none" w:sz="0" w:space="0" w:color="auto"/>
        <w:bottom w:val="none" w:sz="0" w:space="0" w:color="auto"/>
        <w:right w:val="none" w:sz="0" w:space="0" w:color="auto"/>
      </w:divBdr>
    </w:div>
    <w:div w:id="1855609545">
      <w:bodyDiv w:val="1"/>
      <w:marLeft w:val="0"/>
      <w:marRight w:val="0"/>
      <w:marTop w:val="0"/>
      <w:marBottom w:val="0"/>
      <w:divBdr>
        <w:top w:val="none" w:sz="0" w:space="0" w:color="auto"/>
        <w:left w:val="none" w:sz="0" w:space="0" w:color="auto"/>
        <w:bottom w:val="none" w:sz="0" w:space="0" w:color="auto"/>
        <w:right w:val="none" w:sz="0" w:space="0" w:color="auto"/>
      </w:divBdr>
    </w:div>
    <w:div w:id="1878270155">
      <w:bodyDiv w:val="1"/>
      <w:marLeft w:val="0"/>
      <w:marRight w:val="0"/>
      <w:marTop w:val="0"/>
      <w:marBottom w:val="0"/>
      <w:divBdr>
        <w:top w:val="none" w:sz="0" w:space="0" w:color="auto"/>
        <w:left w:val="none" w:sz="0" w:space="0" w:color="auto"/>
        <w:bottom w:val="none" w:sz="0" w:space="0" w:color="auto"/>
        <w:right w:val="none" w:sz="0" w:space="0" w:color="auto"/>
      </w:divBdr>
      <w:divsChild>
        <w:div w:id="245502359">
          <w:marLeft w:val="446"/>
          <w:marRight w:val="0"/>
          <w:marTop w:val="0"/>
          <w:marBottom w:val="0"/>
          <w:divBdr>
            <w:top w:val="none" w:sz="0" w:space="0" w:color="auto"/>
            <w:left w:val="none" w:sz="0" w:space="0" w:color="auto"/>
            <w:bottom w:val="none" w:sz="0" w:space="0" w:color="auto"/>
            <w:right w:val="none" w:sz="0" w:space="0" w:color="auto"/>
          </w:divBdr>
        </w:div>
        <w:div w:id="1322465741">
          <w:marLeft w:val="446"/>
          <w:marRight w:val="0"/>
          <w:marTop w:val="0"/>
          <w:marBottom w:val="0"/>
          <w:divBdr>
            <w:top w:val="none" w:sz="0" w:space="0" w:color="auto"/>
            <w:left w:val="none" w:sz="0" w:space="0" w:color="auto"/>
            <w:bottom w:val="none" w:sz="0" w:space="0" w:color="auto"/>
            <w:right w:val="none" w:sz="0" w:space="0" w:color="auto"/>
          </w:divBdr>
        </w:div>
        <w:div w:id="1766345512">
          <w:marLeft w:val="446"/>
          <w:marRight w:val="0"/>
          <w:marTop w:val="0"/>
          <w:marBottom w:val="0"/>
          <w:divBdr>
            <w:top w:val="none" w:sz="0" w:space="0" w:color="auto"/>
            <w:left w:val="none" w:sz="0" w:space="0" w:color="auto"/>
            <w:bottom w:val="none" w:sz="0" w:space="0" w:color="auto"/>
            <w:right w:val="none" w:sz="0" w:space="0" w:color="auto"/>
          </w:divBdr>
        </w:div>
        <w:div w:id="1059012268">
          <w:marLeft w:val="446"/>
          <w:marRight w:val="0"/>
          <w:marTop w:val="0"/>
          <w:marBottom w:val="0"/>
          <w:divBdr>
            <w:top w:val="none" w:sz="0" w:space="0" w:color="auto"/>
            <w:left w:val="none" w:sz="0" w:space="0" w:color="auto"/>
            <w:bottom w:val="none" w:sz="0" w:space="0" w:color="auto"/>
            <w:right w:val="none" w:sz="0" w:space="0" w:color="auto"/>
          </w:divBdr>
        </w:div>
        <w:div w:id="1935432693">
          <w:marLeft w:val="446"/>
          <w:marRight w:val="0"/>
          <w:marTop w:val="0"/>
          <w:marBottom w:val="0"/>
          <w:divBdr>
            <w:top w:val="none" w:sz="0" w:space="0" w:color="auto"/>
            <w:left w:val="none" w:sz="0" w:space="0" w:color="auto"/>
            <w:bottom w:val="none" w:sz="0" w:space="0" w:color="auto"/>
            <w:right w:val="none" w:sz="0" w:space="0" w:color="auto"/>
          </w:divBdr>
        </w:div>
      </w:divsChild>
    </w:div>
    <w:div w:id="1920678673">
      <w:bodyDiv w:val="1"/>
      <w:marLeft w:val="0"/>
      <w:marRight w:val="0"/>
      <w:marTop w:val="0"/>
      <w:marBottom w:val="0"/>
      <w:divBdr>
        <w:top w:val="none" w:sz="0" w:space="0" w:color="auto"/>
        <w:left w:val="none" w:sz="0" w:space="0" w:color="auto"/>
        <w:bottom w:val="none" w:sz="0" w:space="0" w:color="auto"/>
        <w:right w:val="none" w:sz="0" w:space="0" w:color="auto"/>
      </w:divBdr>
    </w:div>
    <w:div w:id="1955205537">
      <w:bodyDiv w:val="1"/>
      <w:marLeft w:val="0"/>
      <w:marRight w:val="0"/>
      <w:marTop w:val="0"/>
      <w:marBottom w:val="0"/>
      <w:divBdr>
        <w:top w:val="none" w:sz="0" w:space="0" w:color="auto"/>
        <w:left w:val="none" w:sz="0" w:space="0" w:color="auto"/>
        <w:bottom w:val="none" w:sz="0" w:space="0" w:color="auto"/>
        <w:right w:val="none" w:sz="0" w:space="0" w:color="auto"/>
      </w:divBdr>
    </w:div>
    <w:div w:id="2027637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package" Target="embeddings/Microsoft_PowerPoint_Slide.sldx"/><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B39D15-5F62-4E41-9491-814763ABA9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34</Pages>
  <Words>3497</Words>
  <Characters>19933</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Rahul Nagarajan</dc:creator>
  <cp:keywords/>
  <dc:description/>
  <cp:lastModifiedBy>akash kumar</cp:lastModifiedBy>
  <cp:revision>6</cp:revision>
  <dcterms:created xsi:type="dcterms:W3CDTF">2019-10-23T00:24:00Z</dcterms:created>
  <dcterms:modified xsi:type="dcterms:W3CDTF">2019-10-31T03:57:00Z</dcterms:modified>
</cp:coreProperties>
</file>